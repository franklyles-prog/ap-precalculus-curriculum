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C7325" w14:textId="77777777" w:rsidR="00852FDB" w:rsidRPr="0061464C" w:rsidRDefault="00852FDB" w:rsidP="0097679E">
      <w:pPr>
        <w:pStyle w:val="TOCHeading"/>
        <w:spacing w:before="0"/>
        <w:contextualSpacing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vertAlign w:val="subscript"/>
        </w:rPr>
      </w:pPr>
    </w:p>
    <w:p w14:paraId="45FA052B" w14:textId="77777777" w:rsidR="00852FDB" w:rsidRPr="00166642" w:rsidRDefault="00852FDB" w:rsidP="0097679E">
      <w:pPr>
        <w:pStyle w:val="TOCHeading"/>
        <w:spacing w:before="0"/>
        <w:contextualSpacing/>
        <w:jc w:val="center"/>
        <w:rPr>
          <w:rFonts w:asciiTheme="minorHAnsi" w:eastAsiaTheme="minorHAnsi" w:hAnsiTheme="minorHAnsi" w:cstheme="minorBidi"/>
          <w:b w:val="0"/>
          <w:bCs w:val="0"/>
          <w:color w:val="auto"/>
          <w:sz w:val="56"/>
          <w:szCs w:val="56"/>
        </w:rPr>
      </w:pPr>
    </w:p>
    <w:p w14:paraId="23A51B57" w14:textId="77777777" w:rsidR="00852FDB" w:rsidRPr="00166642" w:rsidRDefault="00852FDB" w:rsidP="0097679E">
      <w:pPr>
        <w:pStyle w:val="TOCHeading"/>
        <w:spacing w:before="0"/>
        <w:contextualSpacing/>
        <w:jc w:val="center"/>
        <w:rPr>
          <w:rFonts w:asciiTheme="minorHAnsi" w:eastAsiaTheme="minorHAnsi" w:hAnsiTheme="minorHAnsi" w:cstheme="minorBidi"/>
          <w:b w:val="0"/>
          <w:bCs w:val="0"/>
          <w:color w:val="auto"/>
          <w:sz w:val="56"/>
          <w:szCs w:val="56"/>
        </w:rPr>
      </w:pPr>
    </w:p>
    <w:p w14:paraId="10168E7B" w14:textId="77777777" w:rsidR="00852FDB" w:rsidRPr="00166642" w:rsidRDefault="00852FDB" w:rsidP="0097679E">
      <w:pPr>
        <w:pStyle w:val="TOCHeading"/>
        <w:spacing w:before="0"/>
        <w:contextualSpacing/>
        <w:jc w:val="center"/>
        <w:rPr>
          <w:rFonts w:asciiTheme="minorHAnsi" w:eastAsiaTheme="minorHAnsi" w:hAnsiTheme="minorHAnsi" w:cstheme="minorBidi"/>
          <w:b w:val="0"/>
          <w:bCs w:val="0"/>
          <w:color w:val="auto"/>
          <w:sz w:val="56"/>
          <w:szCs w:val="56"/>
        </w:rPr>
      </w:pPr>
    </w:p>
    <w:p w14:paraId="4C64CF29" w14:textId="77777777" w:rsidR="00852FDB" w:rsidRPr="00166642" w:rsidRDefault="00852FDB" w:rsidP="0097679E">
      <w:pPr>
        <w:pStyle w:val="TOCHeading"/>
        <w:spacing w:before="0"/>
        <w:contextualSpacing/>
        <w:jc w:val="center"/>
        <w:rPr>
          <w:rFonts w:asciiTheme="minorHAnsi" w:eastAsiaTheme="minorHAnsi" w:hAnsiTheme="minorHAnsi" w:cstheme="minorBidi"/>
          <w:b w:val="0"/>
          <w:bCs w:val="0"/>
          <w:color w:val="auto"/>
          <w:sz w:val="56"/>
          <w:szCs w:val="56"/>
        </w:rPr>
      </w:pPr>
    </w:p>
    <w:p w14:paraId="526C46DD" w14:textId="77777777" w:rsidR="00852FDB" w:rsidRPr="00166642" w:rsidRDefault="00852FDB" w:rsidP="0097679E">
      <w:pPr>
        <w:pStyle w:val="Title"/>
        <w:spacing w:line="276" w:lineRule="auto"/>
        <w:jc w:val="center"/>
      </w:pPr>
      <w:r w:rsidRPr="00166642">
        <w:t>ARKANSAS</w:t>
      </w:r>
    </w:p>
    <w:p w14:paraId="1EE76680" w14:textId="77777777" w:rsidR="00852FDB" w:rsidRPr="00166642" w:rsidRDefault="00E301A8" w:rsidP="0097679E">
      <w:pPr>
        <w:pStyle w:val="Title"/>
        <w:spacing w:line="276" w:lineRule="auto"/>
        <w:jc w:val="center"/>
      </w:pPr>
      <w:r w:rsidRPr="00166642">
        <w:t>MATHEMATICS</w:t>
      </w:r>
      <w:r w:rsidR="00852FDB" w:rsidRPr="00166642">
        <w:t xml:space="preserve"> STANDARDS</w:t>
      </w:r>
      <w:r w:rsidR="00852FDB" w:rsidRPr="00166642">
        <w:br/>
      </w:r>
    </w:p>
    <w:p w14:paraId="6B2276EF" w14:textId="77777777" w:rsidR="007F3F24" w:rsidRDefault="00205670" w:rsidP="0097679E">
      <w:pPr>
        <w:spacing w:line="276" w:lineRule="auto"/>
        <w:jc w:val="center"/>
      </w:pPr>
      <w:r>
        <w:t xml:space="preserve">Algebra II </w:t>
      </w:r>
    </w:p>
    <w:p w14:paraId="2E540AA7" w14:textId="612BAFFF" w:rsidR="00852FDB" w:rsidRPr="00166642" w:rsidRDefault="007F3F24" w:rsidP="0097679E">
      <w:pPr>
        <w:spacing w:line="276" w:lineRule="auto"/>
        <w:jc w:val="center"/>
      </w:pPr>
      <w:r>
        <w:t xml:space="preserve">Algebra </w:t>
      </w:r>
      <w:r w:rsidR="00205670">
        <w:t>III</w:t>
      </w:r>
    </w:p>
    <w:p w14:paraId="69296D73" w14:textId="102FDFEF" w:rsidR="002A7D3A" w:rsidRPr="00166642" w:rsidRDefault="00205670" w:rsidP="0097679E">
      <w:pPr>
        <w:spacing w:line="276" w:lineRule="auto"/>
        <w:jc w:val="center"/>
      </w:pPr>
      <w:r>
        <w:t>Technical Math</w:t>
      </w:r>
    </w:p>
    <w:p w14:paraId="7558CB3C" w14:textId="29E96977" w:rsidR="002A7D3A" w:rsidRDefault="00205670" w:rsidP="0097679E">
      <w:pPr>
        <w:spacing w:line="276" w:lineRule="auto"/>
        <w:jc w:val="center"/>
      </w:pPr>
      <w:r>
        <w:t>Quantitative Reasoning</w:t>
      </w:r>
    </w:p>
    <w:p w14:paraId="10E1374A" w14:textId="57E113BC" w:rsidR="00205670" w:rsidRDefault="00205670" w:rsidP="0097679E">
      <w:pPr>
        <w:spacing w:line="276" w:lineRule="auto"/>
        <w:jc w:val="center"/>
      </w:pPr>
      <w:r>
        <w:t>Advance</w:t>
      </w:r>
      <w:r w:rsidR="00581CF3">
        <w:t>d</w:t>
      </w:r>
      <w:r>
        <w:t xml:space="preserve"> Topics &amp; Modeling</w:t>
      </w:r>
    </w:p>
    <w:p w14:paraId="2F1F8AFE" w14:textId="038D504C" w:rsidR="00205670" w:rsidRDefault="00205670" w:rsidP="0097679E">
      <w:pPr>
        <w:spacing w:line="276" w:lineRule="auto"/>
        <w:jc w:val="center"/>
      </w:pPr>
      <w:r>
        <w:t>Statistics</w:t>
      </w:r>
    </w:p>
    <w:p w14:paraId="60374193" w14:textId="3742E1DF" w:rsidR="00205670" w:rsidRDefault="00205670" w:rsidP="0097679E">
      <w:pPr>
        <w:spacing w:line="276" w:lineRule="auto"/>
        <w:jc w:val="center"/>
        <w:rPr>
          <w:ins w:id="0" w:author="Tahnya Price (ADE)" w:date="2023-07-19T17:03:00Z"/>
        </w:rPr>
      </w:pPr>
      <w:r>
        <w:t>Pre-Calculus</w:t>
      </w:r>
      <w:del w:id="1" w:author="Tahnya Price (ADE)" w:date="2023-07-19T17:04:00Z">
        <w:r>
          <w:delText xml:space="preserve"> </w:delText>
        </w:r>
      </w:del>
    </w:p>
    <w:p w14:paraId="55E1F5C8" w14:textId="4B703E57" w:rsidR="00205670" w:rsidRDefault="00205670" w:rsidP="0097679E">
      <w:pPr>
        <w:spacing w:line="276" w:lineRule="auto"/>
        <w:jc w:val="center"/>
      </w:pPr>
      <w:r>
        <w:t>Calculus</w:t>
      </w:r>
    </w:p>
    <w:p w14:paraId="5663D5B2" w14:textId="0C047DE3" w:rsidR="00205670" w:rsidRDefault="00205670" w:rsidP="0097679E">
      <w:pPr>
        <w:spacing w:line="276" w:lineRule="auto"/>
        <w:jc w:val="center"/>
      </w:pPr>
      <w:r>
        <w:t>Critical Algebra I</w:t>
      </w:r>
    </w:p>
    <w:p w14:paraId="6A79C3AA" w14:textId="77777777" w:rsidR="00852FDB" w:rsidRPr="00166642" w:rsidRDefault="00852FDB" w:rsidP="0097679E">
      <w:pPr>
        <w:spacing w:line="276" w:lineRule="auto"/>
        <w:rPr>
          <w:del w:id="2" w:author="Tahnya Price (ADE)" w:date="2023-07-19T17:04:00Z"/>
        </w:rPr>
      </w:pPr>
      <w:r w:rsidRPr="00166642">
        <w:br w:type="page"/>
      </w:r>
    </w:p>
    <w:p w14:paraId="5C544F29" w14:textId="77777777" w:rsidR="00852FDB" w:rsidRPr="00166642" w:rsidRDefault="00852FDB" w:rsidP="0097679E">
      <w:pPr>
        <w:spacing w:line="276" w:lineRule="auto"/>
        <w:jc w:val="center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-7294579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bookmarkStart w:id="3" w:name="Contents" w:displacedByCustomXml="prev"/>
        <w:p w14:paraId="296DC225" w14:textId="77777777" w:rsidR="005036FF" w:rsidRPr="00166642" w:rsidRDefault="005036FF" w:rsidP="0097679E">
          <w:pPr>
            <w:pStyle w:val="TOCHeading"/>
            <w:spacing w:before="0"/>
            <w:contextualSpacing/>
          </w:pPr>
          <w:r w:rsidRPr="00166642">
            <w:t>Table of Contents</w:t>
          </w:r>
        </w:p>
        <w:bookmarkEnd w:id="3"/>
        <w:p w14:paraId="576F336F" w14:textId="4986B43A" w:rsidR="00E30722" w:rsidRDefault="002A439D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166642">
            <w:fldChar w:fldCharType="begin"/>
          </w:r>
          <w:r w:rsidRPr="00166642">
            <w:instrText xml:space="preserve"> TOC \o "1-3" \h \z \u </w:instrText>
          </w:r>
          <w:r w:rsidRPr="00166642">
            <w:fldChar w:fldCharType="separate"/>
          </w:r>
          <w:hyperlink w:anchor="_Toc146041692" w:history="1">
            <w:r w:rsidR="00E30722" w:rsidRPr="00F1712E">
              <w:rPr>
                <w:rStyle w:val="Hyperlink"/>
                <w:noProof/>
              </w:rPr>
              <w:t>ALGEBRA II MATH STANDARDS</w:t>
            </w:r>
            <w:r w:rsidR="00E30722">
              <w:rPr>
                <w:noProof/>
                <w:webHidden/>
              </w:rPr>
              <w:tab/>
            </w:r>
            <w:r w:rsidR="00E30722">
              <w:rPr>
                <w:noProof/>
                <w:webHidden/>
              </w:rPr>
              <w:fldChar w:fldCharType="begin"/>
            </w:r>
            <w:r w:rsidR="00E30722">
              <w:rPr>
                <w:noProof/>
                <w:webHidden/>
              </w:rPr>
              <w:instrText xml:space="preserve"> PAGEREF _Toc146041692 \h </w:instrText>
            </w:r>
            <w:r w:rsidR="00E30722">
              <w:rPr>
                <w:noProof/>
                <w:webHidden/>
              </w:rPr>
            </w:r>
            <w:r w:rsidR="00E30722">
              <w:rPr>
                <w:noProof/>
                <w:webHidden/>
              </w:rPr>
              <w:fldChar w:fldCharType="separate"/>
            </w:r>
            <w:r w:rsidR="00E30722">
              <w:rPr>
                <w:noProof/>
                <w:webHidden/>
              </w:rPr>
              <w:t>6</w:t>
            </w:r>
            <w:r w:rsidR="00E30722">
              <w:rPr>
                <w:noProof/>
                <w:webHidden/>
              </w:rPr>
              <w:fldChar w:fldCharType="end"/>
            </w:r>
          </w:hyperlink>
        </w:p>
        <w:p w14:paraId="60151C56" w14:textId="3DD5979F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693" w:history="1">
            <w:r w:rsidRPr="00F1712E">
              <w:rPr>
                <w:rStyle w:val="Hyperlink"/>
                <w:b/>
                <w:bCs/>
                <w:noProof/>
              </w:rPr>
              <w:t>Radicals and Complex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D087A" w14:textId="7CBE06BA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694" w:history="1">
            <w:r w:rsidRPr="00F1712E">
              <w:rPr>
                <w:rStyle w:val="Hyperlink"/>
                <w:b/>
                <w:bCs/>
                <w:noProof/>
              </w:rPr>
              <w:t>Radical Expressions and Rational Exponents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B061D" w14:textId="2C5648FB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695" w:history="1">
            <w:r w:rsidRPr="00F1712E">
              <w:rPr>
                <w:rStyle w:val="Hyperlink"/>
                <w:b/>
                <w:bCs/>
                <w:noProof/>
              </w:rPr>
              <w:t>Complex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65F8E" w14:textId="0BAEA5BE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696" w:history="1">
            <w:r w:rsidRPr="00F1712E">
              <w:rPr>
                <w:rStyle w:val="Hyperlink"/>
                <w:b/>
                <w:bCs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C75F9" w14:textId="04BEED1B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697" w:history="1">
            <w:r w:rsidRPr="00F1712E">
              <w:rPr>
                <w:rStyle w:val="Hyperlink"/>
                <w:b/>
                <w:bCs/>
                <w:noProof/>
              </w:rPr>
              <w:t>Compositions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68B74" w14:textId="7C2847D1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698" w:history="1">
            <w:r w:rsidRPr="00F1712E">
              <w:rPr>
                <w:rStyle w:val="Hyperlink"/>
                <w:b/>
                <w:bCs/>
                <w:noProof/>
              </w:rPr>
              <w:t>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0AB3F" w14:textId="54FE449E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699" w:history="1">
            <w:r w:rsidRPr="00F1712E">
              <w:rPr>
                <w:rStyle w:val="Hyperlink"/>
                <w:b/>
                <w:bCs/>
                <w:noProof/>
              </w:rPr>
              <w:t>Linear Functions and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65C04" w14:textId="3E0FD796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00" w:history="1">
            <w:r w:rsidRPr="00F1712E">
              <w:rPr>
                <w:rStyle w:val="Hyperlink"/>
                <w:b/>
                <w:bCs/>
                <w:noProof/>
              </w:rPr>
              <w:t>Arithmetic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4CDE9" w14:textId="33968C9F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01" w:history="1">
            <w:r w:rsidRPr="00F1712E">
              <w:rPr>
                <w:rStyle w:val="Hyperlink"/>
                <w:b/>
                <w:bCs/>
                <w:noProof/>
              </w:rPr>
              <w:t>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2FEB" w14:textId="3B8F6306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02" w:history="1">
            <w:r w:rsidRPr="00F1712E">
              <w:rPr>
                <w:rStyle w:val="Hyperlink"/>
                <w:b/>
                <w:bCs/>
                <w:noProof/>
              </w:rPr>
              <w:t>Systems of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4721" w14:textId="06C4231C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03" w:history="1">
            <w:r w:rsidRPr="00F1712E">
              <w:rPr>
                <w:rStyle w:val="Hyperlink"/>
                <w:b/>
                <w:bCs/>
                <w:noProof/>
              </w:rPr>
              <w:t>Quadratic Functions, Equations and Inequalities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08118" w14:textId="395D0B45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04" w:history="1">
            <w:r w:rsidRPr="00F1712E">
              <w:rPr>
                <w:rStyle w:val="Hyperlink"/>
                <w:b/>
                <w:bCs/>
                <w:noProof/>
              </w:rPr>
              <w:t>Create &amp; 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7A32" w14:textId="4151D74B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05" w:history="1">
            <w:r w:rsidRPr="00F1712E">
              <w:rPr>
                <w:rStyle w:val="Hyperlink"/>
                <w:b/>
                <w:bCs/>
                <w:noProof/>
              </w:rPr>
              <w:t>Graph &amp;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D890A" w14:textId="684FC36C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06" w:history="1">
            <w:r w:rsidRPr="00F1712E">
              <w:rPr>
                <w:rStyle w:val="Hyperlink"/>
                <w:b/>
                <w:bCs/>
                <w:noProof/>
              </w:rPr>
              <w:t>Systems of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F2F1" w14:textId="4E223027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07" w:history="1">
            <w:r w:rsidRPr="00F1712E">
              <w:rPr>
                <w:rStyle w:val="Hyperlink"/>
                <w:b/>
                <w:bCs/>
                <w:noProof/>
              </w:rPr>
              <w:t>Exponential &amp; Logarithmic Functions &amp;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AC4C4" w14:textId="6C9A0033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08" w:history="1">
            <w:r w:rsidRPr="00F1712E">
              <w:rPr>
                <w:rStyle w:val="Hyperlink"/>
                <w:b/>
                <w:bCs/>
                <w:noProof/>
              </w:rPr>
              <w:t>Create &amp; 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B7C67" w14:textId="5FF5A27A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09" w:history="1">
            <w:r w:rsidRPr="00F1712E">
              <w:rPr>
                <w:rStyle w:val="Hyperlink"/>
                <w:b/>
                <w:bCs/>
                <w:noProof/>
              </w:rPr>
              <w:t>Logarithms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5628" w14:textId="278C0168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10" w:history="1">
            <w:r w:rsidRPr="00F1712E">
              <w:rPr>
                <w:rStyle w:val="Hyperlink"/>
                <w:b/>
                <w:bCs/>
                <w:noProof/>
              </w:rPr>
              <w:t>Graph &amp;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61519" w14:textId="0BEBA341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11" w:history="1">
            <w:r w:rsidRPr="00F1712E">
              <w:rPr>
                <w:rStyle w:val="Hyperlink"/>
                <w:b/>
                <w:bCs/>
                <w:noProof/>
              </w:rPr>
              <w:t>Polynomial, Rational, &amp; Other Functions &amp;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2E62" w14:textId="67F3F19F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12" w:history="1">
            <w:r w:rsidRPr="00F1712E">
              <w:rPr>
                <w:rStyle w:val="Hyperlink"/>
                <w:b/>
                <w:bCs/>
                <w:noProof/>
              </w:rPr>
              <w:t>Create &amp; 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3853" w14:textId="6CA0532F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13" w:history="1">
            <w:r w:rsidRPr="00F1712E">
              <w:rPr>
                <w:rStyle w:val="Hyperlink"/>
                <w:b/>
                <w:bCs/>
                <w:noProof/>
              </w:rPr>
              <w:t>Graph &amp;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9002" w14:textId="148CCF2E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14" w:history="1">
            <w:r w:rsidRPr="00F1712E">
              <w:rPr>
                <w:rStyle w:val="Hyperlink"/>
                <w:b/>
                <w:bCs/>
                <w:noProof/>
              </w:rPr>
              <w:t>Factor Polynomials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E7DFD" w14:textId="04F4B8E7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15" w:history="1">
            <w:r w:rsidRPr="00F1712E">
              <w:rPr>
                <w:rStyle w:val="Hyperlink"/>
                <w:b/>
                <w:bCs/>
                <w:noProof/>
              </w:rPr>
              <w:t>Rational Expressions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3FD8C" w14:textId="5FFF70BB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16" w:history="1">
            <w:r w:rsidRPr="00F1712E">
              <w:rPr>
                <w:rStyle w:val="Hyperlink"/>
                <w:b/>
                <w:bCs/>
                <w:noProof/>
              </w:rPr>
              <w:t>Systems of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A4E5" w14:textId="25400D07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17" w:history="1">
            <w:r w:rsidRPr="00F1712E">
              <w:rPr>
                <w:rStyle w:val="Hyperlink"/>
                <w:b/>
                <w:bCs/>
                <w:noProof/>
              </w:rPr>
              <w:t>Statistics &amp; Probability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CD882" w14:textId="7E6A5432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18" w:history="1">
            <w:r w:rsidRPr="00F1712E">
              <w:rPr>
                <w:rStyle w:val="Hyperlink"/>
                <w:b/>
                <w:bCs/>
                <w:noProof/>
              </w:rPr>
              <w:t>Statistical Experiments &amp;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ABBB0" w14:textId="5B355874" w:rsidR="00E30722" w:rsidRDefault="00E3072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19" w:history="1">
            <w:r w:rsidRPr="00F1712E">
              <w:rPr>
                <w:rStyle w:val="Hyperlink"/>
                <w:noProof/>
              </w:rPr>
              <w:t>TECHNICAL MATH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EF4DA" w14:textId="5FB6E873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20" w:history="1">
            <w:r w:rsidRPr="00F1712E">
              <w:rPr>
                <w:rStyle w:val="Hyperlink"/>
                <w:b/>
                <w:bCs/>
                <w:noProof/>
              </w:rPr>
              <w:t>Mathematical Processes &amp;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42598" w14:textId="307DC562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21" w:history="1">
            <w:r w:rsidRPr="00F1712E">
              <w:rPr>
                <w:rStyle w:val="Hyperlink"/>
                <w:b/>
                <w:bCs/>
                <w:noProof/>
              </w:rPr>
              <w:t>Mathematical Processes &amp;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2ECE5" w14:textId="46D5F6CF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22" w:history="1">
            <w:r w:rsidRPr="00F1712E">
              <w:rPr>
                <w:rStyle w:val="Hyperlink"/>
                <w:b/>
                <w:bCs/>
                <w:noProof/>
              </w:rPr>
              <w:t>Numerical &amp; Proportional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6DB44" w14:textId="3A47DBAC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23" w:history="1">
            <w:r w:rsidRPr="00F1712E">
              <w:rPr>
                <w:rStyle w:val="Hyperlink"/>
                <w:b/>
                <w:bCs/>
                <w:noProof/>
              </w:rPr>
              <w:t>Model with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6A3E2" w14:textId="28374EC2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24" w:history="1">
            <w:r w:rsidRPr="00F1712E">
              <w:rPr>
                <w:rStyle w:val="Hyperlink"/>
                <w:b/>
                <w:bCs/>
                <w:noProof/>
              </w:rPr>
              <w:t>Proportional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9E953" w14:textId="6EF76383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25" w:history="1">
            <w:r w:rsidRPr="00F1712E">
              <w:rPr>
                <w:rStyle w:val="Hyperlink"/>
                <w:b/>
                <w:bCs/>
                <w:noProof/>
              </w:rPr>
              <w:t>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CEEB" w14:textId="244AB5F4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26" w:history="1">
            <w:r w:rsidRPr="00F1712E">
              <w:rPr>
                <w:rStyle w:val="Hyperlink"/>
                <w:b/>
                <w:bCs/>
                <w:noProof/>
              </w:rPr>
              <w:t>Algebraic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70F4D" w14:textId="07122BB3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27" w:history="1">
            <w:r w:rsidRPr="00F1712E">
              <w:rPr>
                <w:rStyle w:val="Hyperlink"/>
                <w:b/>
                <w:bCs/>
                <w:noProof/>
              </w:rPr>
              <w:t>Model with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AF40" w14:textId="0CF860A5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28" w:history="1">
            <w:r w:rsidRPr="00F1712E">
              <w:rPr>
                <w:rStyle w:val="Hyperlink"/>
                <w:b/>
                <w:bCs/>
                <w:noProof/>
              </w:rPr>
              <w:t>Model with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9FF85" w14:textId="36D8E8B5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29" w:history="1">
            <w:r w:rsidRPr="00F1712E">
              <w:rPr>
                <w:rStyle w:val="Hyperlink"/>
                <w:b/>
                <w:bCs/>
                <w:noProof/>
              </w:rPr>
              <w:t>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C6E4E" w14:textId="5E3B9B50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30" w:history="1">
            <w:r w:rsidRPr="00F1712E">
              <w:rPr>
                <w:rStyle w:val="Hyperlink"/>
                <w:b/>
                <w:bCs/>
                <w:noProof/>
              </w:rPr>
              <w:t>Measurement &amp; Measurement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69C5" w14:textId="7F3A6BAB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31" w:history="1">
            <w:r w:rsidRPr="00F1712E">
              <w:rPr>
                <w:rStyle w:val="Hyperlink"/>
                <w:b/>
                <w:bCs/>
                <w:noProof/>
              </w:rPr>
              <w:t>Geometry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696B0" w14:textId="17E39E0D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32" w:history="1">
            <w:r w:rsidRPr="00F1712E">
              <w:rPr>
                <w:rStyle w:val="Hyperlink"/>
                <w:b/>
                <w:bCs/>
                <w:noProof/>
              </w:rPr>
              <w:t>Model with Geometric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FBBE6" w14:textId="6916E506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33" w:history="1">
            <w:r w:rsidRPr="00F1712E">
              <w:rPr>
                <w:rStyle w:val="Hyperlink"/>
                <w:b/>
                <w:bCs/>
                <w:noProof/>
              </w:rPr>
              <w:t>Model with Triangles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83801" w14:textId="0F46B74E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34" w:history="1">
            <w:r w:rsidRPr="00F1712E">
              <w:rPr>
                <w:rStyle w:val="Hyperlink"/>
                <w:b/>
                <w:bCs/>
                <w:noProof/>
              </w:rPr>
              <w:t>Visualizing Solid Shapes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942D9" w14:textId="2D951FA4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35" w:history="1">
            <w:r w:rsidRPr="00F1712E">
              <w:rPr>
                <w:rStyle w:val="Hyperlink"/>
                <w:b/>
                <w:bCs/>
                <w:noProof/>
              </w:rPr>
              <w:t>Model with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6596C" w14:textId="73344A19" w:rsidR="00E30722" w:rsidRDefault="00E3072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36" w:history="1">
            <w:r w:rsidRPr="00F1712E">
              <w:rPr>
                <w:rStyle w:val="Hyperlink"/>
                <w:noProof/>
              </w:rPr>
              <w:t>QUANTITATIVE REASONING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4EDC" w14:textId="78EEA1F7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37" w:history="1">
            <w:r w:rsidRPr="00F1712E">
              <w:rPr>
                <w:rStyle w:val="Hyperlink"/>
                <w:b/>
                <w:bCs/>
                <w:noProof/>
              </w:rPr>
              <w:t>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B4AD5" w14:textId="2369DCAF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38" w:history="1">
            <w:r w:rsidRPr="00F1712E">
              <w:rPr>
                <w:rStyle w:val="Hyperlink"/>
                <w:b/>
                <w:bCs/>
                <w:noProof/>
              </w:rPr>
              <w:t>Problem Solving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278FD" w14:textId="248B49FE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39" w:history="1">
            <w:r w:rsidRPr="00F1712E">
              <w:rPr>
                <w:rStyle w:val="Hyperlink"/>
                <w:b/>
                <w:bCs/>
                <w:noProof/>
              </w:rPr>
              <w:t>Bivariate Data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850CF" w14:textId="41C2CB08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40" w:history="1">
            <w:r w:rsidRPr="00F1712E">
              <w:rPr>
                <w:rStyle w:val="Hyperlink"/>
                <w:b/>
                <w:bCs/>
                <w:noProof/>
              </w:rPr>
              <w:t>Numerical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F94E" w14:textId="2DBFC120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41" w:history="1">
            <w:r w:rsidRPr="00F1712E">
              <w:rPr>
                <w:rStyle w:val="Hyperlink"/>
                <w:b/>
                <w:bCs/>
                <w:noProof/>
              </w:rPr>
              <w:t>Number, Ratio, &amp; Probability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8F297" w14:textId="7AA2E8DA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42" w:history="1">
            <w:r w:rsidRPr="00F1712E">
              <w:rPr>
                <w:rStyle w:val="Hyperlink"/>
                <w:b/>
                <w:bCs/>
                <w:noProof/>
              </w:rPr>
              <w:t>Statistics &amp; Probability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F48BF" w14:textId="21D610BA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43" w:history="1">
            <w:r w:rsidRPr="00F1712E">
              <w:rPr>
                <w:rStyle w:val="Hyperlink"/>
                <w:b/>
                <w:bCs/>
                <w:noProof/>
              </w:rPr>
              <w:t>Statistical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6A294" w14:textId="59735E17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44" w:history="1">
            <w:r w:rsidRPr="00F1712E">
              <w:rPr>
                <w:rStyle w:val="Hyperlink"/>
                <w:b/>
                <w:bCs/>
                <w:noProof/>
              </w:rPr>
              <w:t>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7BD6B" w14:textId="67989EFC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45" w:history="1">
            <w:r w:rsidRPr="00F1712E">
              <w:rPr>
                <w:rStyle w:val="Hyperlink"/>
                <w:b/>
                <w:bCs/>
                <w:noProof/>
              </w:rPr>
              <w:t>Personal Financial Literacy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A6772" w14:textId="45AC39DF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46" w:history="1">
            <w:r w:rsidRPr="00F1712E">
              <w:rPr>
                <w:rStyle w:val="Hyperlink"/>
                <w:b/>
                <w:bCs/>
                <w:noProof/>
              </w:rPr>
              <w:t>Employment &amp; Income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F5561" w14:textId="40B71052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47" w:history="1">
            <w:r w:rsidRPr="00F1712E">
              <w:rPr>
                <w:rStyle w:val="Hyperlink"/>
                <w:b/>
                <w:bCs/>
                <w:noProof/>
              </w:rPr>
              <w:t>Investment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B69B1" w14:textId="1B184015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48" w:history="1">
            <w:r w:rsidRPr="00F1712E">
              <w:rPr>
                <w:rStyle w:val="Hyperlink"/>
                <w:b/>
                <w:bCs/>
                <w:noProof/>
              </w:rPr>
              <w:t>Credit &amp; Debt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28417" w14:textId="7D7F9D06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49" w:history="1">
            <w:r w:rsidRPr="00F1712E">
              <w:rPr>
                <w:rStyle w:val="Hyperlink"/>
                <w:b/>
                <w:bCs/>
                <w:noProof/>
              </w:rPr>
              <w:t>Business Financial Literacy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498F" w14:textId="17C3B475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50" w:history="1">
            <w:r w:rsidRPr="00F1712E">
              <w:rPr>
                <w:rStyle w:val="Hyperlink"/>
                <w:b/>
                <w:bCs/>
                <w:noProof/>
              </w:rPr>
              <w:t>Business &amp; Economics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CDFAD" w14:textId="27ED2B1D" w:rsidR="00E30722" w:rsidRDefault="00E3072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51" w:history="1">
            <w:r w:rsidRPr="00F1712E">
              <w:rPr>
                <w:rStyle w:val="Hyperlink"/>
                <w:noProof/>
              </w:rPr>
              <w:t>ADVANCED TOPICS &amp; MODELING IN MATHEMATICS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D9277" w14:textId="11E0A3F9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52" w:history="1">
            <w:r w:rsidRPr="00F1712E">
              <w:rPr>
                <w:rStyle w:val="Hyperlink"/>
                <w:b/>
                <w:bCs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B5EC" w14:textId="71659570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53" w:history="1">
            <w:r w:rsidRPr="00F1712E">
              <w:rPr>
                <w:rStyle w:val="Hyperlink"/>
                <w:b/>
                <w:bCs/>
                <w:noProof/>
              </w:rPr>
              <w:t>Interpreting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7FEA4" w14:textId="71C5C37C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54" w:history="1">
            <w:r w:rsidRPr="00F1712E">
              <w:rPr>
                <w:rStyle w:val="Hyperlink"/>
                <w:b/>
                <w:bCs/>
                <w:noProof/>
              </w:rPr>
              <w:t>Graphing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C69A" w14:textId="70535044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55" w:history="1">
            <w:r w:rsidRPr="00F1712E">
              <w:rPr>
                <w:rStyle w:val="Hyperlink"/>
                <w:b/>
                <w:bCs/>
                <w:noProof/>
              </w:rPr>
              <w:t>Vectors &amp;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C082" w14:textId="4DFA9847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56" w:history="1">
            <w:r w:rsidRPr="00F1712E">
              <w:rPr>
                <w:rStyle w:val="Hyperlink"/>
                <w:b/>
                <w:bCs/>
                <w:noProof/>
              </w:rPr>
              <w:t>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92EC5" w14:textId="28C888E9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57" w:history="1">
            <w:r w:rsidRPr="00F1712E">
              <w:rPr>
                <w:rStyle w:val="Hyperlink"/>
                <w:b/>
                <w:bCs/>
                <w:noProof/>
              </w:rPr>
              <w:t>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0992" w14:textId="757F8E66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58" w:history="1">
            <w:r w:rsidRPr="00F1712E">
              <w:rPr>
                <w:rStyle w:val="Hyperlink"/>
                <w:b/>
                <w:bCs/>
                <w:noProof/>
              </w:rPr>
              <w:t>Statistics &amp; Probability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FDCE3" w14:textId="6A19C55F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59" w:history="1">
            <w:r w:rsidRPr="00F1712E">
              <w:rPr>
                <w:rStyle w:val="Hyperlink"/>
                <w:b/>
                <w:bCs/>
                <w:noProof/>
              </w:rPr>
              <w:t>Expected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C8CF" w14:textId="2785BA95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60" w:history="1">
            <w:r w:rsidRPr="00F1712E">
              <w:rPr>
                <w:rStyle w:val="Hyperlink"/>
                <w:b/>
                <w:bCs/>
                <w:noProof/>
              </w:rPr>
              <w:t>Decisions Using Probability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96698" w14:textId="080D97B2" w:rsidR="00E30722" w:rsidRDefault="00E3072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61" w:history="1">
            <w:r w:rsidRPr="00F1712E">
              <w:rPr>
                <w:rStyle w:val="Hyperlink"/>
                <w:noProof/>
              </w:rPr>
              <w:t>CALCULUS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1B44F" w14:textId="6634E8A1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62" w:history="1">
            <w:r w:rsidRPr="00F1712E">
              <w:rPr>
                <w:rStyle w:val="Hyperlink"/>
                <w:b/>
                <w:bCs/>
                <w:noProof/>
              </w:rPr>
              <w:t>Limits &amp; Continuity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EDB11" w14:textId="556B9A4A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63" w:history="1">
            <w:r w:rsidRPr="00F1712E">
              <w:rPr>
                <w:rStyle w:val="Hyperlink"/>
                <w:b/>
                <w:bCs/>
                <w:noProof/>
              </w:rPr>
              <w:t>Identify and Calculate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70700" w14:textId="6F724359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64" w:history="1">
            <w:r w:rsidRPr="00F1712E">
              <w:rPr>
                <w:rStyle w:val="Hyperlink"/>
                <w:b/>
                <w:bCs/>
                <w:noProof/>
              </w:rPr>
              <w:t>Derivatives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4D17" w14:textId="0708643B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65" w:history="1">
            <w:r w:rsidRPr="00F1712E">
              <w:rPr>
                <w:rStyle w:val="Hyperlink"/>
                <w:b/>
                <w:bCs/>
                <w:noProof/>
              </w:rPr>
              <w:t>Equation of a Tangent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E26C6" w14:textId="047B3C0A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66" w:history="1">
            <w:r w:rsidRPr="00F1712E">
              <w:rPr>
                <w:rStyle w:val="Hyperlink"/>
                <w:b/>
                <w:bCs/>
                <w:noProof/>
              </w:rPr>
              <w:t>Integrals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26C59" w14:textId="41CB0CCD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67" w:history="1">
            <w:r w:rsidRPr="00F1712E">
              <w:rPr>
                <w:rStyle w:val="Hyperlink"/>
                <w:b/>
                <w:bCs/>
                <w:noProof/>
              </w:rPr>
              <w:t>Define the Definite Integral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53E6" w14:textId="0B2B7756" w:rsidR="00E30722" w:rsidRDefault="00E3072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68" w:history="1">
            <w:r w:rsidRPr="00F1712E">
              <w:rPr>
                <w:rStyle w:val="Hyperlink"/>
                <w:noProof/>
              </w:rPr>
              <w:t>ALGEBRA III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4F8F" w14:textId="3AC9B147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69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Complex Numbers and Conic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F2D8" w14:textId="5AC819B4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70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Complex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F36C4" w14:textId="59DD255C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71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Conic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4BF11" w14:textId="49D28738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72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2BC0E" w14:textId="4E41D665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73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Compositions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2681" w14:textId="262A7FBD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74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Inverses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2C5EF" w14:textId="540101B6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75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23FA" w14:textId="39C2ABEB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76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0E4D1" w14:textId="2FDE40BE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77" w:history="1">
            <w:r w:rsidRPr="00F1712E">
              <w:rPr>
                <w:rStyle w:val="Hyperlink"/>
                <w:b/>
                <w:bCs/>
                <w:noProof/>
              </w:rPr>
              <w:t>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70C34" w14:textId="391530A0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78" w:history="1">
            <w:r w:rsidRPr="00F1712E">
              <w:rPr>
                <w:rStyle w:val="Hyperlink"/>
                <w:b/>
                <w:bCs/>
                <w:noProof/>
              </w:rPr>
              <w:t>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BFE68" w14:textId="036C63AA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79" w:history="1">
            <w:r w:rsidRPr="00F1712E">
              <w:rPr>
                <w:rStyle w:val="Hyperlink"/>
                <w:b/>
                <w:bCs/>
                <w:noProof/>
              </w:rPr>
              <w:t>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BBB9E" w14:textId="2BA35699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80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Exponential and Logarithmic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95C16" w14:textId="0BC3AA2D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81" w:history="1">
            <w:r w:rsidRPr="00F1712E">
              <w:rPr>
                <w:rStyle w:val="Hyperlink"/>
                <w:b/>
                <w:bCs/>
                <w:noProof/>
              </w:rPr>
              <w:t>Analyze &amp; Interpret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EA0F7" w14:textId="6126A514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82" w:history="1">
            <w:r w:rsidRPr="00F1712E">
              <w:rPr>
                <w:rStyle w:val="Hyperlink"/>
                <w:b/>
                <w:bCs/>
                <w:noProof/>
              </w:rPr>
              <w:t>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1001" w14:textId="6FB368B0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83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Polynomial &amp; Rational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CBBF8" w14:textId="26BF0C02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84" w:history="1">
            <w:r w:rsidRPr="00F1712E">
              <w:rPr>
                <w:rStyle w:val="Hyperlink"/>
                <w:b/>
                <w:bCs/>
                <w:noProof/>
              </w:rPr>
              <w:t>Analyze, Interpret, &amp;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40F7B" w14:textId="09F7ABB1" w:rsidR="00E30722" w:rsidRDefault="00E3072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85" w:history="1">
            <w:r w:rsidRPr="00F1712E">
              <w:rPr>
                <w:rStyle w:val="Hyperlink"/>
                <w:noProof/>
              </w:rPr>
              <w:t>PRE-CALCULUS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2BB38" w14:textId="3FA09D01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86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Vectors &amp;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555DF" w14:textId="2C706176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87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Vector Quantities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0FAC" w14:textId="3213EDC1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88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Vector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21426" w14:textId="2DAC594D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89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Matrix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C767" w14:textId="1723796D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90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Trigonometry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D8CD8" w14:textId="45525A02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91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Radians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0E673" w14:textId="36979CB3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92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Unit Circle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5BB84" w14:textId="7C866565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93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Identities, Formulas, &amp; Laws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ACF7" w14:textId="7FB57C74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94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Solve &amp;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35CDF" w14:textId="10C68EEA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95" w:history="1">
            <w:r w:rsidRPr="00F1712E">
              <w:rPr>
                <w:rStyle w:val="Hyperlink"/>
                <w:b/>
                <w:bCs/>
                <w:noProof/>
              </w:rPr>
              <w:t>Conic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E8206" w14:textId="425B2A08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96" w:history="1">
            <w:r w:rsidRPr="00F1712E">
              <w:rPr>
                <w:rStyle w:val="Hyperlink"/>
                <w:b/>
                <w:bCs/>
                <w:noProof/>
              </w:rPr>
              <w:t>Derive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EDDB2" w14:textId="17E163CA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97" w:history="1">
            <w:r w:rsidRPr="00F1712E">
              <w:rPr>
                <w:rStyle w:val="Hyperlink"/>
                <w:b/>
                <w:bCs/>
                <w:noProof/>
              </w:rPr>
              <w:t>Explore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D460" w14:textId="7A749F3E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98" w:history="1">
            <w:r w:rsidRPr="00F1712E">
              <w:rPr>
                <w:rStyle w:val="Hyperlink"/>
                <w:b/>
                <w:bCs/>
                <w:noProof/>
              </w:rPr>
              <w:t>Systems of Equations &amp; Inequalities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3121" w14:textId="2154CDF1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799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C990E" w14:textId="6D522B1F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00" w:history="1">
            <w:r w:rsidRPr="00F1712E">
              <w:rPr>
                <w:rStyle w:val="Hyperlink"/>
                <w:b/>
                <w:bCs/>
                <w:noProof/>
              </w:rPr>
              <w:t>Solve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6E4D" w14:textId="00AF30C6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01" w:history="1">
            <w:r w:rsidRPr="00F1712E">
              <w:rPr>
                <w:rStyle w:val="Hyperlink"/>
                <w:b/>
                <w:bCs/>
                <w:noProof/>
              </w:rPr>
              <w:t>Explore Graphing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4D00" w14:textId="6356E9EC" w:rsidR="00E30722" w:rsidRDefault="00E3072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02" w:history="1">
            <w:r w:rsidRPr="00F1712E">
              <w:rPr>
                <w:rStyle w:val="Hyperlink"/>
                <w:noProof/>
              </w:rPr>
              <w:t>STATISTICS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2C85A" w14:textId="1487846D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03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Making Inferences &amp; Justifying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E5E3" w14:textId="5ED9A85E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04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Surveys, Experiments, &amp; Observational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E9FD" w14:textId="020B6D2A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05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Conditional Probability &amp; Rules of Probability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C756A" w14:textId="53E6A771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06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Compute Probability of Compound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12992" w14:textId="5E9A113F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07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Independence &amp; Conditional Probability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47325" w14:textId="290E6A51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08" w:history="1">
            <w:r w:rsidRPr="00F1712E">
              <w:rPr>
                <w:rStyle w:val="Hyperlink"/>
                <w:b/>
                <w:bCs/>
                <w:noProof/>
              </w:rPr>
              <w:t>Use Probability to Make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2399E" w14:textId="2C25BFF2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09" w:history="1">
            <w:r w:rsidRPr="00F1712E">
              <w:rPr>
                <w:rStyle w:val="Hyperlink"/>
                <w:b/>
                <w:bCs/>
                <w:noProof/>
              </w:rPr>
              <w:t>Expected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40CF" w14:textId="7EC4F1C8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10" w:history="1">
            <w:r w:rsidRPr="00F1712E">
              <w:rPr>
                <w:rStyle w:val="Hyperlink"/>
                <w:b/>
                <w:bCs/>
                <w:noProof/>
              </w:rPr>
              <w:t>Outcomes of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819F2" w14:textId="47890764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11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Collecting Data &amp; Data Bias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81D1A" w14:textId="3C3A5A49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12" w:history="1">
            <w:r w:rsidRPr="00F1712E">
              <w:rPr>
                <w:rStyle w:val="Hyperlink"/>
                <w:b/>
                <w:bCs/>
                <w:noProof/>
              </w:rPr>
              <w:t>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12D2A" w14:textId="5284C136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13" w:history="1">
            <w:r w:rsidRPr="00F1712E">
              <w:rPr>
                <w:rStyle w:val="Hyperlink"/>
                <w:b/>
                <w:bCs/>
                <w:noProof/>
                <w:lang w:val="en"/>
              </w:rPr>
              <w:t>Displaying &amp; Describing Distributions of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E5902" w14:textId="62D0EF3E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14" w:history="1">
            <w:r w:rsidRPr="00F1712E">
              <w:rPr>
                <w:rStyle w:val="Hyperlink"/>
                <w:b/>
                <w:bCs/>
                <w:noProof/>
              </w:rPr>
              <w:t>Data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76C4" w14:textId="2DD8CE5D" w:rsidR="00E30722" w:rsidRDefault="00E3072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15" w:history="1">
            <w:r w:rsidRPr="00F1712E">
              <w:rPr>
                <w:rStyle w:val="Hyperlink"/>
                <w:noProof/>
              </w:rPr>
              <w:t>CRITICAL ALGEBRA I MATH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439F" w14:textId="3851A6B9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16" w:history="1">
            <w:r w:rsidRPr="00F1712E">
              <w:rPr>
                <w:rStyle w:val="Hyperlink"/>
                <w:b/>
                <w:noProof/>
              </w:rPr>
              <w:t>Expressions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525DE" w14:textId="7C4A7053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17" w:history="1">
            <w:r w:rsidRPr="00F1712E">
              <w:rPr>
                <w:rStyle w:val="Hyperlink"/>
                <w:b/>
                <w:noProof/>
              </w:rPr>
              <w:t>Polynomials, Roots, &amp; Exponent Laws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A045" w14:textId="6A51AF62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18" w:history="1">
            <w:r w:rsidRPr="00F1712E">
              <w:rPr>
                <w:rStyle w:val="Hyperlink"/>
                <w:b/>
                <w:bCs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3631E" w14:textId="7B4FCE83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19" w:history="1">
            <w:r w:rsidRPr="00F1712E">
              <w:rPr>
                <w:rStyle w:val="Hyperlink"/>
                <w:b/>
                <w:noProof/>
              </w:rPr>
              <w:t>Domain &amp; Range, Function 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2688" w14:textId="4999447C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20" w:history="1">
            <w:r w:rsidRPr="00F1712E">
              <w:rPr>
                <w:rStyle w:val="Hyperlink"/>
                <w:b/>
                <w:noProof/>
              </w:rPr>
              <w:t>Construct &amp; Compare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8DE77" w14:textId="5168E783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21" w:history="1">
            <w:r w:rsidRPr="00F1712E">
              <w:rPr>
                <w:rStyle w:val="Hyperlink"/>
                <w:b/>
                <w:bCs/>
                <w:noProof/>
              </w:rPr>
              <w:t>Linear Functions, Equations, &amp; Inequalities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B3167" w14:textId="7C2CEF39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22" w:history="1">
            <w:r w:rsidRPr="00F1712E">
              <w:rPr>
                <w:rStyle w:val="Hyperlink"/>
                <w:b/>
                <w:noProof/>
              </w:rPr>
              <w:t>Create &amp; 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322C5" w14:textId="67C0D090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23" w:history="1">
            <w:r w:rsidRPr="00F1712E">
              <w:rPr>
                <w:rStyle w:val="Hyperlink"/>
                <w:b/>
                <w:noProof/>
              </w:rPr>
              <w:t>Interpret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BE33" w14:textId="19D235DB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24" w:history="1">
            <w:r w:rsidRPr="00F1712E">
              <w:rPr>
                <w:rStyle w:val="Hyperlink"/>
                <w:b/>
                <w:noProof/>
              </w:rPr>
              <w:t>Systems of Equations &amp; Inequalities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2942D" w14:textId="3140D0A0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25" w:history="1">
            <w:r w:rsidRPr="00F1712E">
              <w:rPr>
                <w:rStyle w:val="Hyperlink"/>
                <w:b/>
                <w:noProof/>
              </w:rPr>
              <w:t>Graphing &amp;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B6088" w14:textId="425D981B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26" w:history="1">
            <w:r w:rsidRPr="00F1712E">
              <w:rPr>
                <w:rStyle w:val="Hyperlink"/>
                <w:b/>
                <w:noProof/>
              </w:rPr>
              <w:t>Statistical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3279C" w14:textId="5D2465B8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27" w:history="1">
            <w:r w:rsidRPr="00F1712E">
              <w:rPr>
                <w:rStyle w:val="Hyperlink"/>
                <w:b/>
                <w:bCs/>
                <w:noProof/>
              </w:rPr>
              <w:t>Quadratic Functions &amp;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35C38" w14:textId="755D92D2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28" w:history="1">
            <w:r w:rsidRPr="00F1712E">
              <w:rPr>
                <w:rStyle w:val="Hyperlink"/>
                <w:b/>
                <w:noProof/>
              </w:rPr>
              <w:t>Create &amp; 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B44D" w14:textId="608C2127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29" w:history="1">
            <w:r w:rsidRPr="00F1712E">
              <w:rPr>
                <w:rStyle w:val="Hyperlink"/>
                <w:b/>
                <w:noProof/>
              </w:rPr>
              <w:t>Interpret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2AD4A" w14:textId="207E5A7B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30" w:history="1">
            <w:r w:rsidRPr="00F1712E">
              <w:rPr>
                <w:rStyle w:val="Hyperlink"/>
                <w:b/>
                <w:noProof/>
              </w:rPr>
              <w:t>Graphing &amp;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EB604" w14:textId="4600E02F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31" w:history="1">
            <w:r w:rsidRPr="00F1712E">
              <w:rPr>
                <w:rStyle w:val="Hyperlink"/>
                <w:rFonts w:ascii="Calibri" w:hAnsi="Calibri" w:cs="Calibri"/>
                <w:noProof/>
              </w:rPr>
              <w:t>Statistical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91E3" w14:textId="2C76201B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32" w:history="1">
            <w:r w:rsidRPr="00F1712E">
              <w:rPr>
                <w:rStyle w:val="Hyperlink"/>
                <w:b/>
                <w:noProof/>
              </w:rPr>
              <w:t>Exponential Functions &amp;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BAE3" w14:textId="1E5DB0A8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33" w:history="1">
            <w:r w:rsidRPr="00F1712E">
              <w:rPr>
                <w:rStyle w:val="Hyperlink"/>
                <w:b/>
                <w:noProof/>
              </w:rPr>
              <w:t>Create &amp; 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44F0A" w14:textId="7CDD8BF5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34" w:history="1">
            <w:r w:rsidRPr="00F1712E">
              <w:rPr>
                <w:rStyle w:val="Hyperlink"/>
                <w:b/>
                <w:noProof/>
              </w:rPr>
              <w:t>Interpret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8EB6E" w14:textId="120CD535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35" w:history="1">
            <w:r w:rsidRPr="00F1712E">
              <w:rPr>
                <w:rStyle w:val="Hyperlink"/>
                <w:b/>
                <w:noProof/>
              </w:rPr>
              <w:t>Graphing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CA8AA" w14:textId="3754D5E3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36" w:history="1">
            <w:r w:rsidRPr="00F1712E">
              <w:rPr>
                <w:rStyle w:val="Hyperlink"/>
                <w:b/>
                <w:noProof/>
              </w:rPr>
              <w:t>Statistical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4319" w14:textId="3BDF5CFF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37" w:history="1">
            <w:r w:rsidRPr="00F1712E">
              <w:rPr>
                <w:rStyle w:val="Hyperlink"/>
                <w:b/>
                <w:bCs/>
                <w:noProof/>
              </w:rPr>
              <w:t>Statistics &amp; Probability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D88B" w14:textId="160E06DC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38" w:history="1">
            <w:r w:rsidRPr="00F1712E">
              <w:rPr>
                <w:rStyle w:val="Hyperlink"/>
                <w:b/>
                <w:noProof/>
              </w:rPr>
              <w:t>Numerical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2AC1" w14:textId="21CD0048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39" w:history="1">
            <w:r w:rsidRPr="00F1712E">
              <w:rPr>
                <w:rStyle w:val="Hyperlink"/>
                <w:b/>
                <w:noProof/>
              </w:rPr>
              <w:t>Bivariate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A1B48" w14:textId="07FC2B99" w:rsidR="00E30722" w:rsidRDefault="00E30722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40" w:history="1">
            <w:r w:rsidRPr="00F1712E">
              <w:rPr>
                <w:rStyle w:val="Hyperlink"/>
                <w:b/>
                <w:bCs/>
                <w:noProof/>
              </w:rPr>
              <w:t>Critical Algebra I Supporting Standards: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58BF3" w14:textId="7A92212E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41" w:history="1">
            <w:r w:rsidRPr="00F1712E">
              <w:rPr>
                <w:rStyle w:val="Hyperlink"/>
                <w:b/>
                <w:noProof/>
              </w:rPr>
              <w:t>Fifth 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6A73D" w14:textId="7ACF5DF0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42" w:history="1">
            <w:r w:rsidRPr="00F1712E">
              <w:rPr>
                <w:rStyle w:val="Hyperlink"/>
                <w:b/>
                <w:noProof/>
              </w:rPr>
              <w:t>Sixth 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D7AD" w14:textId="4F67B34C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43" w:history="1">
            <w:r w:rsidRPr="00F1712E">
              <w:rPr>
                <w:rStyle w:val="Hyperlink"/>
                <w:b/>
                <w:bCs/>
                <w:noProof/>
              </w:rPr>
              <w:t>Seventh 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0640" w14:textId="59E8EC4C" w:rsidR="00E30722" w:rsidRDefault="00E30722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46041844" w:history="1">
            <w:r w:rsidRPr="00F1712E">
              <w:rPr>
                <w:rStyle w:val="Hyperlink"/>
                <w:b/>
                <w:noProof/>
              </w:rPr>
              <w:t>Eighth 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_Toc146041844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7C74D" w14:textId="6369AF7F" w:rsidR="000B7EE5" w:rsidRDefault="002A439D" w:rsidP="0097679E">
          <w:pPr>
            <w:spacing w:line="276" w:lineRule="auto"/>
            <w:contextualSpacing/>
            <w:rPr>
              <w:b/>
              <w:bCs/>
            </w:rPr>
            <w:sectPr w:rsidR="000B7EE5" w:rsidSect="00767827">
              <w:headerReference w:type="default" r:id="rId11"/>
              <w:footerReference w:type="even" r:id="rId12"/>
              <w:footerReference w:type="default" r:id="rId13"/>
              <w:pgSz w:w="12240" w:h="15840"/>
              <w:pgMar w:top="1440" w:right="1080" w:bottom="1440" w:left="1080" w:header="720" w:footer="720" w:gutter="0"/>
              <w:cols w:space="720"/>
              <w:docGrid w:linePitch="360"/>
            </w:sectPr>
          </w:pPr>
          <w:r w:rsidRPr="00166642">
            <w:rPr>
              <w:rFonts w:cs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43D5EA66" w14:textId="7B4C24FE" w:rsidR="000B7EE5" w:rsidRPr="00166642" w:rsidRDefault="000B7EE5" w:rsidP="0097679E">
      <w:pPr>
        <w:pStyle w:val="Heading1"/>
        <w:spacing w:before="0" w:line="276" w:lineRule="auto"/>
        <w:contextualSpacing/>
        <w:rPr>
          <w:b/>
          <w:bCs/>
        </w:rPr>
      </w:pPr>
      <w:bookmarkStart w:id="4" w:name="_Toc146041692"/>
      <w:r>
        <w:rPr>
          <w:b/>
          <w:bCs/>
        </w:rPr>
        <w:lastRenderedPageBreak/>
        <w:t>ALGEBRA II</w:t>
      </w:r>
      <w:r w:rsidRPr="00166642">
        <w:rPr>
          <w:b/>
          <w:bCs/>
        </w:rPr>
        <w:t xml:space="preserve"> MATH STANDARDS</w:t>
      </w:r>
      <w:bookmarkEnd w:id="4"/>
    </w:p>
    <w:p w14:paraId="25C2D4D6" w14:textId="77777777" w:rsidR="00821D96" w:rsidRPr="00166642" w:rsidRDefault="00821D9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424E53F" wp14:editId="767B8A42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23069563" name="Straight Connector 23069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2821684A" id="Straight Connector 23069563" o:spid="_x0000_s1026" style="position:absolute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E6BEAF0" w14:textId="77777777" w:rsidR="00821D96" w:rsidRPr="00166642" w:rsidRDefault="00821D96" w:rsidP="0097679E">
      <w:pPr>
        <w:spacing w:line="276" w:lineRule="auto"/>
        <w:contextualSpacing/>
      </w:pPr>
    </w:p>
    <w:p w14:paraId="4D20C0D2" w14:textId="24A878B7" w:rsidR="00821D96" w:rsidRPr="00166642" w:rsidRDefault="00821D96" w:rsidP="0097679E">
      <w:pPr>
        <w:pStyle w:val="Heading2"/>
        <w:spacing w:before="0" w:line="276" w:lineRule="auto"/>
        <w:rPr>
          <w:b/>
          <w:bCs/>
          <w:u w:val="single"/>
        </w:rPr>
      </w:pPr>
      <w:bookmarkStart w:id="5" w:name="_Toc146041693"/>
      <w:r>
        <w:rPr>
          <w:b/>
          <w:bCs/>
          <w:u w:val="single"/>
        </w:rPr>
        <w:t>Radicals and Complex Numbers</w:t>
      </w:r>
      <w:bookmarkEnd w:id="5"/>
    </w:p>
    <w:p w14:paraId="7C9204A3" w14:textId="1273030B" w:rsidR="00821D96" w:rsidRPr="00166642" w:rsidRDefault="00821D96" w:rsidP="0097679E">
      <w:pPr>
        <w:pStyle w:val="Heading3"/>
        <w:spacing w:before="0" w:line="276" w:lineRule="auto"/>
        <w:rPr>
          <w:b/>
          <w:bCs/>
        </w:rPr>
      </w:pPr>
      <w:bookmarkStart w:id="6" w:name="_Toc146041694"/>
      <w:r>
        <w:rPr>
          <w:b/>
          <w:bCs/>
        </w:rPr>
        <w:t>Radical Expressions and Rational Exponents</w:t>
      </w:r>
      <w:bookmarkEnd w:id="6"/>
    </w:p>
    <w:p w14:paraId="08C8E4F1" w14:textId="328519F9" w:rsidR="00821D96" w:rsidRPr="00166642" w:rsidRDefault="00821D96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Students apply properties to radical expressions and rational exponents. </w:t>
      </w:r>
    </w:p>
    <w:p w14:paraId="1E03B19E" w14:textId="77777777" w:rsidR="00821D96" w:rsidRPr="00166642" w:rsidRDefault="00821D96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0EC1B97E" w14:textId="7F94BB13" w:rsidR="00821D96" w:rsidRPr="00166642" w:rsidRDefault="00821D9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  <w:r w:rsidRPr="00821D9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A2.RC.1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821D96">
        <w:rPr>
          <w:sz w:val="20"/>
          <w:szCs w:val="20"/>
          <w:lang w:val="en"/>
        </w:rPr>
        <w:t>Explain how extending the properties of integer exponents to rational exponents provides an alternative notation for radicals.</w:t>
      </w:r>
    </w:p>
    <w:p w14:paraId="38F5C801" w14:textId="2003ABDE" w:rsidR="00821D96" w:rsidRDefault="00821D9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821D9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A2.RC.2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Apply the properties of exponents to translate between radical and exponential forms of expressions.</w:t>
      </w:r>
    </w:p>
    <w:p w14:paraId="4B3DEA94" w14:textId="68D5993A" w:rsidR="00821D96" w:rsidRPr="00166642" w:rsidRDefault="00821D9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  <w:r w:rsidRPr="00821D9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A2.RC.3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821D96">
        <w:rPr>
          <w:sz w:val="20"/>
          <w:szCs w:val="20"/>
          <w:lang w:val="en"/>
        </w:rPr>
        <w:t>Simplify and perform operations with radical expressions with and without variables</w:t>
      </w:r>
      <w:r w:rsidR="00EB430E">
        <w:rPr>
          <w:sz w:val="20"/>
          <w:szCs w:val="20"/>
          <w:lang w:val="en"/>
        </w:rPr>
        <w:t>; r</w:t>
      </w:r>
      <w:r w:rsidR="00EB430E" w:rsidRPr="00821D96">
        <w:rPr>
          <w:sz w:val="20"/>
          <w:szCs w:val="20"/>
          <w:lang w:val="en"/>
        </w:rPr>
        <w:t xml:space="preserve">ationalizing </w:t>
      </w:r>
      <w:r w:rsidRPr="00821D96">
        <w:rPr>
          <w:sz w:val="20"/>
          <w:szCs w:val="20"/>
          <w:lang w:val="en"/>
        </w:rPr>
        <w:t>denominators should include conjugates.</w:t>
      </w:r>
    </w:p>
    <w:p w14:paraId="48068ECD" w14:textId="77777777" w:rsidR="00821D96" w:rsidRPr="00166642" w:rsidRDefault="00821D9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</w:p>
    <w:p w14:paraId="3EA13068" w14:textId="6D5EA906" w:rsidR="00821D96" w:rsidRPr="00166642" w:rsidRDefault="00821D96" w:rsidP="0097679E">
      <w:pPr>
        <w:pStyle w:val="Heading3"/>
        <w:spacing w:before="0" w:line="276" w:lineRule="auto"/>
        <w:rPr>
          <w:b/>
          <w:bCs/>
        </w:rPr>
      </w:pPr>
      <w:bookmarkStart w:id="7" w:name="_Toc146041695"/>
      <w:r>
        <w:rPr>
          <w:b/>
          <w:bCs/>
        </w:rPr>
        <w:t>Complex Numbers</w:t>
      </w:r>
      <w:bookmarkEnd w:id="7"/>
    </w:p>
    <w:p w14:paraId="48CAC8C4" w14:textId="344184E9" w:rsidR="00821D96" w:rsidRPr="00166642" w:rsidRDefault="00821D96" w:rsidP="0097679E">
      <w:pPr>
        <w:spacing w:line="276" w:lineRule="auto"/>
        <w:contextualSpacing/>
        <w:rPr>
          <w:rFonts w:eastAsia="Calibri" w:cstheme="minorHAnsi"/>
          <w:bCs/>
          <w:color w:val="000000" w:themeColor="text1"/>
          <w:sz w:val="20"/>
          <w:szCs w:val="20"/>
          <w:lang w:val="en"/>
        </w:rPr>
      </w:pPr>
      <w:r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>Students apply properties to complex numbers.</w:t>
      </w:r>
    </w:p>
    <w:p w14:paraId="2684EFE1" w14:textId="77777777" w:rsidR="00821D96" w:rsidRPr="00166642" w:rsidRDefault="00821D96" w:rsidP="0097679E">
      <w:pPr>
        <w:spacing w:line="276" w:lineRule="auto"/>
        <w:contextualSpacing/>
        <w:rPr>
          <w:rFonts w:eastAsiaTheme="minorEastAsia"/>
          <w:color w:val="000000" w:themeColor="text1"/>
          <w:sz w:val="20"/>
          <w:szCs w:val="20"/>
        </w:rPr>
      </w:pPr>
    </w:p>
    <w:p w14:paraId="54F35B0F" w14:textId="74687B0C" w:rsidR="00821D96" w:rsidRPr="002D4F71" w:rsidRDefault="00821D96" w:rsidP="00753138">
      <w:pPr>
        <w:spacing w:line="276" w:lineRule="auto"/>
        <w:ind w:left="1080" w:hanging="1080"/>
        <w:contextualSpacing/>
        <w:rPr>
          <w:rFonts w:eastAsiaTheme="minorEastAsia"/>
          <w:i/>
          <w:sz w:val="20"/>
          <w:szCs w:val="20"/>
          <w:lang w:val="en"/>
        </w:rPr>
      </w:pPr>
      <w:r w:rsidRPr="00821D9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A2.RC.4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sz w:val="20"/>
          <w:szCs w:val="20"/>
        </w:rPr>
        <w:tab/>
      </w:r>
      <w:r w:rsidRPr="00821D96">
        <w:rPr>
          <w:sz w:val="20"/>
          <w:szCs w:val="20"/>
          <w:lang w:val="en"/>
        </w:rPr>
        <w:t xml:space="preserve">Know there is a complex number </w:t>
      </w:r>
      <m:oMath>
        <m:r>
          <w:rPr>
            <w:rFonts w:ascii="Cambria Math" w:hAnsi="Cambria Math"/>
            <w:sz w:val="20"/>
            <w:szCs w:val="20"/>
            <w:lang w:val="en"/>
          </w:rPr>
          <m:t>i</m:t>
        </m:r>
      </m:oMath>
      <w:r w:rsidR="00753138">
        <w:rPr>
          <w:rFonts w:eastAsiaTheme="minorEastAsia"/>
          <w:i/>
          <w:sz w:val="20"/>
          <w:szCs w:val="20"/>
          <w:lang w:val="en"/>
        </w:rPr>
        <w:t xml:space="preserve"> </w:t>
      </w:r>
      <w:r w:rsidRPr="00821D96">
        <w:rPr>
          <w:sz w:val="20"/>
          <w:szCs w:val="20"/>
          <w:lang w:val="en"/>
        </w:rPr>
        <w:t>and describe context</w:t>
      </w:r>
      <w:r w:rsidR="006B7697">
        <w:rPr>
          <w:sz w:val="20"/>
          <w:szCs w:val="20"/>
          <w:lang w:val="en"/>
        </w:rPr>
        <w:t>s</w:t>
      </w:r>
      <w:r w:rsidRPr="00821D96">
        <w:rPr>
          <w:sz w:val="20"/>
          <w:szCs w:val="20"/>
          <w:lang w:val="en"/>
        </w:rPr>
        <w:t xml:space="preserve"> from which complex numbers appear.</w:t>
      </w:r>
    </w:p>
    <w:p w14:paraId="16F943DD" w14:textId="46A98117" w:rsidR="00821D96" w:rsidRPr="00166642" w:rsidRDefault="00821D96" w:rsidP="0097679E">
      <w:pPr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</w:rPr>
      </w:pPr>
      <w:r w:rsidRPr="00821D9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A2.RC.5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sz w:val="20"/>
          <w:szCs w:val="20"/>
        </w:rPr>
        <w:tab/>
      </w:r>
      <w:r w:rsidRPr="00821D96">
        <w:rPr>
          <w:sz w:val="20"/>
          <w:szCs w:val="20"/>
          <w:lang w:val="en"/>
        </w:rPr>
        <w:t>Perform the operations of addition, subtraction, multiplication, and conjugation of complex numbers.</w:t>
      </w:r>
    </w:p>
    <w:p w14:paraId="73AD40F6" w14:textId="605FD12B" w:rsidR="00821D96" w:rsidRPr="00166642" w:rsidRDefault="00821D96" w:rsidP="0097679E">
      <w:pPr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  <w:r w:rsidRPr="00821D9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A2.RC.6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sz w:val="20"/>
          <w:szCs w:val="20"/>
        </w:rPr>
        <w:tab/>
      </w:r>
      <w:r>
        <w:rPr>
          <w:sz w:val="20"/>
          <w:szCs w:val="20"/>
        </w:rPr>
        <w:t>Use polynomial identities with complex numbers.</w:t>
      </w:r>
    </w:p>
    <w:p w14:paraId="5B361FBD" w14:textId="77777777" w:rsidR="00821D96" w:rsidRPr="00166642" w:rsidRDefault="00821D9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740726" wp14:editId="0A4342B5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408011108" name="Straight Connector 140801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6A8E1DE3" id="Straight Connector 1408011108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66C70C6" w14:textId="77777777" w:rsidR="00821D96" w:rsidRPr="00166642" w:rsidRDefault="00821D96" w:rsidP="0097679E">
      <w:pPr>
        <w:widowControl w:val="0"/>
        <w:tabs>
          <w:tab w:val="left" w:pos="6425"/>
        </w:tabs>
        <w:spacing w:line="276" w:lineRule="auto"/>
        <w:ind w:left="806" w:right="1440" w:hanging="806"/>
        <w:contextualSpacing/>
        <w:rPr>
          <w:color w:val="000000"/>
          <w:sz w:val="22"/>
          <w:szCs w:val="22"/>
          <w:shd w:val="clear" w:color="auto" w:fill="FFFFFF"/>
        </w:rPr>
      </w:pPr>
    </w:p>
    <w:p w14:paraId="492F30F9" w14:textId="2D8EAFF6" w:rsidR="00821D96" w:rsidRPr="00166642" w:rsidRDefault="00821D96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8" w:name="_Toc146041696"/>
      <w:r>
        <w:rPr>
          <w:b/>
          <w:bCs/>
          <w:u w:val="single"/>
        </w:rPr>
        <w:t>Functions</w:t>
      </w:r>
      <w:bookmarkEnd w:id="8"/>
    </w:p>
    <w:p w14:paraId="3276A084" w14:textId="4BC5D142" w:rsidR="00821D96" w:rsidRPr="00166642" w:rsidRDefault="00821D96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9" w:name="_Toc146041697"/>
      <w:r>
        <w:rPr>
          <w:b/>
          <w:bCs/>
        </w:rPr>
        <w:t>Compositions</w:t>
      </w:r>
      <w:bookmarkEnd w:id="9"/>
    </w:p>
    <w:p w14:paraId="0BF8BC8D" w14:textId="2683C12E" w:rsidR="00821D96" w:rsidRPr="00166642" w:rsidRDefault="00D33473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Students compose and compare functions. </w:t>
      </w:r>
    </w:p>
    <w:p w14:paraId="60662378" w14:textId="77777777" w:rsidR="00821D96" w:rsidRPr="00166642" w:rsidRDefault="00821D96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496B9FEA" w14:textId="78AF25D1" w:rsidR="00821D96" w:rsidRPr="00166642" w:rsidRDefault="00D33473" w:rsidP="0097679E">
      <w:pPr>
        <w:spacing w:line="276" w:lineRule="auto"/>
        <w:ind w:left="1080" w:hanging="1080"/>
        <w:contextualSpacing/>
        <w:rPr>
          <w:rFonts w:ascii="Arial" w:eastAsia="Arial" w:hAnsi="Arial" w:cs="Arial"/>
          <w:color w:val="000000" w:themeColor="text1"/>
          <w:sz w:val="18"/>
          <w:szCs w:val="18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2.FN.</w:t>
      </w:r>
      <w:proofErr w:type="gramEnd"/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821D96" w:rsidRPr="00166642">
        <w:tab/>
      </w:r>
      <w:r w:rsidRPr="00D33473">
        <w:rPr>
          <w:sz w:val="20"/>
          <w:szCs w:val="20"/>
          <w:lang w:val="en"/>
        </w:rPr>
        <w:t>Combine functions by addition, subtraction, multiplication, division, and composition to model the relationship between two quantities in mathematical and real-world contexts.</w:t>
      </w:r>
    </w:p>
    <w:p w14:paraId="4F8AE45F" w14:textId="77777777" w:rsidR="00821D96" w:rsidRPr="00166642" w:rsidRDefault="00821D96" w:rsidP="0097679E">
      <w:pPr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1E67F72A" w14:textId="40A48D9C" w:rsidR="00821D96" w:rsidRPr="00166642" w:rsidRDefault="00821D96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10" w:name="_Toc146041698"/>
      <w:r>
        <w:rPr>
          <w:b/>
          <w:bCs/>
        </w:rPr>
        <w:t>Transformations</w:t>
      </w:r>
      <w:bookmarkEnd w:id="10"/>
    </w:p>
    <w:p w14:paraId="1581DA41" w14:textId="68CA6D83" w:rsidR="00821D96" w:rsidRPr="00166642" w:rsidRDefault="00821D96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  <w:r w:rsidRPr="00166642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Students </w:t>
      </w:r>
      <w:r w:rsidR="00D33473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perform transformations in the coordinate plane. </w:t>
      </w:r>
    </w:p>
    <w:p w14:paraId="319EBAD8" w14:textId="77777777" w:rsidR="00821D96" w:rsidRPr="00166642" w:rsidRDefault="00821D96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3172B208" w14:textId="5269BF41" w:rsidR="00821D96" w:rsidRPr="00166642" w:rsidRDefault="00D33473" w:rsidP="0097679E">
      <w:pPr>
        <w:spacing w:line="276" w:lineRule="auto"/>
        <w:ind w:left="1080" w:hanging="1080"/>
        <w:contextualSpacing/>
        <w:rPr>
          <w:rFonts w:ascii="Arial" w:eastAsia="Arial" w:hAnsi="Arial" w:cs="Arial"/>
          <w:color w:val="000000" w:themeColor="text1"/>
          <w:sz w:val="18"/>
          <w:szCs w:val="18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2.FN.</w:t>
      </w:r>
      <w:proofErr w:type="gramEnd"/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821D96" w:rsidRPr="00166642">
        <w:tab/>
      </w:r>
      <w:r>
        <w:rPr>
          <w:sz w:val="20"/>
          <w:szCs w:val="20"/>
        </w:rPr>
        <w:t>Decide if a function is even or odd from a graph or an algebraic expression.</w:t>
      </w:r>
    </w:p>
    <w:p w14:paraId="1824B447" w14:textId="2C1E5622" w:rsidR="00821D96" w:rsidRPr="00166642" w:rsidRDefault="00D33473" w:rsidP="0097679E">
      <w:pPr>
        <w:spacing w:line="276" w:lineRule="auto"/>
        <w:ind w:left="1080" w:hanging="1080"/>
        <w:contextualSpacing/>
        <w:rPr>
          <w:rFonts w:eastAsiaTheme="minorEastAsia" w:cstheme="minorHAnsi"/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2.FN.</w:t>
      </w:r>
      <w:proofErr w:type="gramEnd"/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Explain how restricting the domain of a function allows the creation of its inverse.</w:t>
      </w:r>
    </w:p>
    <w:p w14:paraId="42006572" w14:textId="704159E0" w:rsidR="00821D96" w:rsidRPr="00166642" w:rsidRDefault="00D33473" w:rsidP="0097679E">
      <w:pPr>
        <w:tabs>
          <w:tab w:val="left" w:pos="1080"/>
        </w:tabs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2.FN.</w:t>
      </w:r>
      <w:proofErr w:type="gramEnd"/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rPr>
          <w:rFonts w:eastAsiaTheme="minorEastAsia"/>
          <w:color w:val="000000" w:themeColor="text1"/>
          <w:sz w:val="20"/>
          <w:szCs w:val="20"/>
        </w:rPr>
        <w:tab/>
      </w:r>
      <w:r>
        <w:rPr>
          <w:sz w:val="20"/>
          <w:szCs w:val="20"/>
        </w:rPr>
        <w:t>Write and graph the inverse of a given function</w:t>
      </w:r>
      <w:r w:rsidR="00EB430E">
        <w:rPr>
          <w:sz w:val="20"/>
          <w:szCs w:val="20"/>
        </w:rPr>
        <w:t xml:space="preserve">; understand </w:t>
      </w:r>
      <w:r>
        <w:rPr>
          <w:sz w:val="20"/>
          <w:szCs w:val="20"/>
        </w:rPr>
        <w:t xml:space="preserve">that the graph of an inverse function is a reflection of the function over the line </w:t>
      </w:r>
      <m:oMath>
        <m:r>
          <w:rPr>
            <w:rFonts w:ascii="Cambria Math" w:hAnsi="Cambria Math"/>
            <w:sz w:val="20"/>
            <w:szCs w:val="20"/>
          </w:rPr>
          <m:t>y=x</m:t>
        </m:r>
      </m:oMath>
      <w:r>
        <w:rPr>
          <w:sz w:val="20"/>
          <w:szCs w:val="20"/>
        </w:rPr>
        <w:t>.</w:t>
      </w:r>
    </w:p>
    <w:p w14:paraId="2440AEA4" w14:textId="77777777" w:rsidR="00821D96" w:rsidRPr="00166642" w:rsidRDefault="00821D9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162BDA5" wp14:editId="54123D01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098127218" name="Straight Connector 1098127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6D9C9AD0" id="Straight Connector 1098127218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60789674" w14:textId="77777777" w:rsidR="00821D96" w:rsidRPr="00166642" w:rsidRDefault="00821D96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0D30C7EB" w14:textId="23E73877" w:rsidR="00821D96" w:rsidRPr="00166642" w:rsidRDefault="00821D96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11" w:name="_Toc146041699"/>
      <w:r>
        <w:rPr>
          <w:b/>
          <w:bCs/>
          <w:u w:val="single"/>
        </w:rPr>
        <w:t>Linear Functions</w:t>
      </w:r>
      <w:r w:rsidR="00131DFE">
        <w:rPr>
          <w:b/>
          <w:bCs/>
          <w:u w:val="single"/>
        </w:rPr>
        <w:t xml:space="preserve"> and</w:t>
      </w:r>
      <w:r>
        <w:rPr>
          <w:b/>
          <w:bCs/>
          <w:u w:val="single"/>
        </w:rPr>
        <w:t xml:space="preserve"> Equations</w:t>
      </w:r>
      <w:bookmarkEnd w:id="11"/>
    </w:p>
    <w:p w14:paraId="23724BCE" w14:textId="76B1A3CB" w:rsidR="00821D96" w:rsidRPr="00166642" w:rsidRDefault="00821D96" w:rsidP="0097679E">
      <w:pPr>
        <w:pStyle w:val="Heading3"/>
        <w:spacing w:before="0" w:line="276" w:lineRule="auto"/>
        <w:rPr>
          <w:b/>
          <w:bCs/>
        </w:rPr>
      </w:pPr>
      <w:bookmarkStart w:id="12" w:name="_Toc146041700"/>
      <w:r>
        <w:rPr>
          <w:b/>
          <w:bCs/>
        </w:rPr>
        <w:t>Arithmetic Sequences</w:t>
      </w:r>
      <w:bookmarkEnd w:id="12"/>
    </w:p>
    <w:p w14:paraId="72D2D19C" w14:textId="592B2CD0" w:rsidR="00821D96" w:rsidRPr="00166642" w:rsidRDefault="00D33473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>Students use arithmetic sequences to model problems.</w:t>
      </w:r>
    </w:p>
    <w:p w14:paraId="154190F2" w14:textId="77777777" w:rsidR="00D33473" w:rsidRDefault="00D33473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15AC9C67" w14:textId="509221A0" w:rsidR="00821D96" w:rsidRPr="00C46C22" w:rsidRDefault="00D3347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A2.LFE.1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Write and use arithmetic sequences recursively and explicitly to model situations</w:t>
      </w:r>
      <w:r w:rsidR="00EB430E">
        <w:rPr>
          <w:sz w:val="20"/>
          <w:szCs w:val="20"/>
        </w:rPr>
        <w:t xml:space="preserve">; translate </w:t>
      </w:r>
      <w:r>
        <w:rPr>
          <w:sz w:val="20"/>
          <w:szCs w:val="20"/>
        </w:rPr>
        <w:t>between the two forms when given a graph, a description of the relationship, or two input-output pairs.</w:t>
      </w:r>
    </w:p>
    <w:p w14:paraId="08DE427A" w14:textId="77777777" w:rsidR="00821D96" w:rsidRPr="00166642" w:rsidRDefault="00821D96" w:rsidP="0097679E">
      <w:pPr>
        <w:spacing w:line="276" w:lineRule="auto"/>
      </w:pPr>
    </w:p>
    <w:p w14:paraId="51A8FF3C" w14:textId="7DE3A5EE" w:rsidR="00821D96" w:rsidRPr="00166642" w:rsidRDefault="00821D96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13" w:name="_Toc146041701"/>
      <w:r>
        <w:rPr>
          <w:b/>
          <w:bCs/>
        </w:rPr>
        <w:t>Matrices</w:t>
      </w:r>
      <w:bookmarkEnd w:id="13"/>
    </w:p>
    <w:p w14:paraId="5B54947C" w14:textId="19DD8934" w:rsidR="00821D96" w:rsidRPr="00166642" w:rsidRDefault="00D33473" w:rsidP="0097679E">
      <w:pPr>
        <w:spacing w:line="276" w:lineRule="auto"/>
        <w:contextualSpacing/>
        <w:rPr>
          <w:rFonts w:eastAsia="Calibri" w:cstheme="minorHAnsi"/>
          <w:color w:val="000000" w:themeColor="text1"/>
          <w:sz w:val="20"/>
          <w:szCs w:val="20"/>
        </w:rPr>
      </w:pPr>
      <w:r>
        <w:rPr>
          <w:rFonts w:eastAsia="Calibri" w:cstheme="minorHAnsi"/>
          <w:color w:val="000000" w:themeColor="text1"/>
          <w:sz w:val="20"/>
          <w:szCs w:val="20"/>
        </w:rPr>
        <w:t>Students perform operations and matrices.</w:t>
      </w:r>
    </w:p>
    <w:p w14:paraId="56D14445" w14:textId="77777777" w:rsidR="00821D96" w:rsidRPr="00166642" w:rsidRDefault="00821D96" w:rsidP="0097679E">
      <w:pPr>
        <w:spacing w:line="276" w:lineRule="auto"/>
        <w:contextualSpacing/>
        <w:rPr>
          <w:rFonts w:eastAsia="Calibri" w:cstheme="minorHAnsi"/>
          <w:color w:val="1F3864" w:themeColor="accent1" w:themeShade="80"/>
          <w:sz w:val="20"/>
          <w:szCs w:val="20"/>
        </w:rPr>
      </w:pPr>
    </w:p>
    <w:p w14:paraId="3534E222" w14:textId="6AC32A69" w:rsidR="00821D96" w:rsidRPr="00166642" w:rsidRDefault="00D33473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A2.LFE.2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Multiply a matrix by a scalar.</w:t>
      </w:r>
    </w:p>
    <w:p w14:paraId="48D40EBD" w14:textId="36B50C1B" w:rsidR="00821D96" w:rsidRPr="00166642" w:rsidRDefault="00D33473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A2.LFE.3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Add and subtract matrices.</w:t>
      </w:r>
    </w:p>
    <w:p w14:paraId="26FB06C5" w14:textId="77777777" w:rsidR="00821D96" w:rsidRDefault="00821D9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</w:p>
    <w:p w14:paraId="073F8026" w14:textId="0279A15F" w:rsidR="00821D96" w:rsidRPr="00166642" w:rsidRDefault="00821D96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14" w:name="_Toc146041702"/>
      <w:r>
        <w:rPr>
          <w:b/>
          <w:bCs/>
        </w:rPr>
        <w:t>Systems of Equations</w:t>
      </w:r>
      <w:bookmarkEnd w:id="14"/>
    </w:p>
    <w:p w14:paraId="2A23D758" w14:textId="4C7EDF75" w:rsidR="00821D96" w:rsidRPr="00166642" w:rsidRDefault="00D33473" w:rsidP="0097679E">
      <w:pPr>
        <w:spacing w:line="276" w:lineRule="auto"/>
        <w:contextualSpacing/>
        <w:rPr>
          <w:rFonts w:eastAsia="Calibri" w:cstheme="minorHAnsi"/>
          <w:color w:val="000000" w:themeColor="text1"/>
          <w:sz w:val="20"/>
          <w:szCs w:val="20"/>
        </w:rPr>
      </w:pPr>
      <w:r>
        <w:rPr>
          <w:rFonts w:eastAsia="Calibri" w:cstheme="minorHAnsi"/>
          <w:color w:val="000000" w:themeColor="text1"/>
          <w:sz w:val="20"/>
          <w:szCs w:val="20"/>
        </w:rPr>
        <w:t>Students solve systems of equations</w:t>
      </w:r>
      <w:r w:rsidR="001F3405">
        <w:rPr>
          <w:rFonts w:eastAsia="Calibri" w:cstheme="minorHAnsi"/>
          <w:color w:val="000000" w:themeColor="text1"/>
          <w:sz w:val="20"/>
          <w:szCs w:val="20"/>
        </w:rPr>
        <w:t>.</w:t>
      </w:r>
      <w:r>
        <w:rPr>
          <w:rFonts w:eastAsia="Calibri" w:cstheme="minorHAnsi"/>
          <w:color w:val="000000" w:themeColor="text1"/>
          <w:sz w:val="20"/>
          <w:szCs w:val="20"/>
        </w:rPr>
        <w:t xml:space="preserve"> </w:t>
      </w:r>
    </w:p>
    <w:p w14:paraId="3C0924E2" w14:textId="77777777" w:rsidR="00821D96" w:rsidRDefault="00821D9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</w:p>
    <w:p w14:paraId="45D8CABE" w14:textId="043ADEE3" w:rsidR="00821D96" w:rsidRPr="00166642" w:rsidRDefault="00D33473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A2.LFE.4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Solve systems of linear equations in three variables using matrices; use Gaussian elimination or technology.</w:t>
      </w:r>
    </w:p>
    <w:p w14:paraId="28E6B04B" w14:textId="77777777" w:rsidR="00821D96" w:rsidRPr="00166642" w:rsidRDefault="00821D9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ABB35F0" wp14:editId="5B112B93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814445372" name="Straight Connector 1814445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430DAF00" id="Straight Connector 1814445372" o:spid="_x0000_s1026" style="position:absolute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505FBD9" w14:textId="77777777" w:rsidR="00821D96" w:rsidRPr="00166642" w:rsidRDefault="00821D96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</w:p>
    <w:p w14:paraId="419B7C10" w14:textId="4B484B46" w:rsidR="00821D96" w:rsidRPr="00166642" w:rsidRDefault="005C66C4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15" w:name="_Toc146041703"/>
      <w:r>
        <w:rPr>
          <w:b/>
          <w:bCs/>
          <w:u w:val="single"/>
        </w:rPr>
        <w:t>Quadratic Functions</w:t>
      </w:r>
      <w:r w:rsidR="00DB052F">
        <w:rPr>
          <w:b/>
          <w:bCs/>
          <w:u w:val="single"/>
        </w:rPr>
        <w:t xml:space="preserve">, </w:t>
      </w:r>
      <w:r>
        <w:rPr>
          <w:b/>
          <w:bCs/>
          <w:u w:val="single"/>
        </w:rPr>
        <w:t>Equations</w:t>
      </w:r>
      <w:r w:rsidR="00287130">
        <w:rPr>
          <w:b/>
          <w:bCs/>
          <w:u w:val="single"/>
        </w:rPr>
        <w:t xml:space="preserve"> and Inequalities</w:t>
      </w:r>
      <w:bookmarkEnd w:id="15"/>
    </w:p>
    <w:p w14:paraId="04F34F8D" w14:textId="29480D58" w:rsidR="00821D96" w:rsidRPr="00166642" w:rsidRDefault="00821D96" w:rsidP="0097679E">
      <w:pPr>
        <w:pStyle w:val="Heading3"/>
        <w:spacing w:before="0" w:line="276" w:lineRule="auto"/>
        <w:rPr>
          <w:b/>
          <w:bCs/>
        </w:rPr>
      </w:pPr>
      <w:bookmarkStart w:id="16" w:name="_Toc146041704"/>
      <w:r>
        <w:rPr>
          <w:b/>
          <w:bCs/>
        </w:rPr>
        <w:t>Create &amp; Solve</w:t>
      </w:r>
      <w:bookmarkEnd w:id="16"/>
      <w:r w:rsidRPr="00166642">
        <w:rPr>
          <w:b/>
          <w:bCs/>
        </w:rPr>
        <w:tab/>
      </w:r>
    </w:p>
    <w:p w14:paraId="053F909E" w14:textId="7894010F" w:rsidR="00821D96" w:rsidRPr="00166642" w:rsidRDefault="00821D96" w:rsidP="0097679E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 w:rsidR="00D33473">
        <w:rPr>
          <w:sz w:val="20"/>
          <w:szCs w:val="20"/>
        </w:rPr>
        <w:t>create and solve problems that model quadratic relationships</w:t>
      </w:r>
      <w:r w:rsidRPr="00166642">
        <w:rPr>
          <w:sz w:val="20"/>
          <w:szCs w:val="20"/>
        </w:rPr>
        <w:t>.</w:t>
      </w:r>
    </w:p>
    <w:p w14:paraId="729BC04F" w14:textId="77777777" w:rsidR="00821D96" w:rsidRPr="00166642" w:rsidRDefault="00821D96" w:rsidP="0097679E">
      <w:pPr>
        <w:spacing w:line="276" w:lineRule="auto"/>
        <w:contextualSpacing/>
      </w:pPr>
    </w:p>
    <w:p w14:paraId="5C2D7868" w14:textId="40A3808B" w:rsidR="00821D96" w:rsidRPr="00166642" w:rsidRDefault="00D33473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A2.QFE.1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Calculate and interpret the average rate of change of a quadratic function represented in a table, graph, or as an equation in the context of mathematical and real-world problems.</w:t>
      </w:r>
    </w:p>
    <w:p w14:paraId="57710239" w14:textId="064405B0" w:rsidR="00821D96" w:rsidRDefault="00D33473" w:rsidP="0097679E">
      <w:pPr>
        <w:tabs>
          <w:tab w:val="left" w:pos="990"/>
          <w:tab w:val="left" w:pos="1170"/>
          <w:tab w:val="left" w:pos="2070"/>
        </w:tabs>
        <w:spacing w:line="276" w:lineRule="auto"/>
        <w:ind w:left="1080" w:hanging="1080"/>
        <w:rPr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A2.QFE.2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 w:rsidR="00821D96" w:rsidRPr="00166642">
        <w:rPr>
          <w:sz w:val="20"/>
          <w:szCs w:val="20"/>
        </w:rPr>
        <w:tab/>
      </w:r>
      <w:r>
        <w:rPr>
          <w:sz w:val="20"/>
          <w:szCs w:val="20"/>
        </w:rPr>
        <w:t>Solve quadratic equations with complex number solutions.</w:t>
      </w:r>
    </w:p>
    <w:p w14:paraId="03072C89" w14:textId="2B0DF9E0" w:rsidR="00D33473" w:rsidRPr="00166642" w:rsidRDefault="00D33473" w:rsidP="0097679E">
      <w:pPr>
        <w:tabs>
          <w:tab w:val="left" w:pos="990"/>
          <w:tab w:val="left" w:pos="1170"/>
          <w:tab w:val="left" w:pos="2070"/>
        </w:tabs>
        <w:spacing w:line="276" w:lineRule="auto"/>
        <w:ind w:left="1080" w:hanging="1080"/>
        <w:rPr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A2.QFE.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166642">
        <w:rPr>
          <w:sz w:val="20"/>
          <w:szCs w:val="20"/>
        </w:rPr>
        <w:tab/>
      </w:r>
      <w:r>
        <w:rPr>
          <w:sz w:val="20"/>
          <w:szCs w:val="20"/>
        </w:rPr>
        <w:t>Represent and solve real-world problems using quadratic inequalities.</w:t>
      </w:r>
    </w:p>
    <w:p w14:paraId="17D2EBA8" w14:textId="017B4378" w:rsidR="00821D96" w:rsidRPr="00166642" w:rsidRDefault="00821D96" w:rsidP="0097679E">
      <w:pPr>
        <w:pStyle w:val="Heading3"/>
        <w:spacing w:before="0" w:line="276" w:lineRule="auto"/>
        <w:rPr>
          <w:b/>
          <w:bCs/>
        </w:rPr>
      </w:pPr>
    </w:p>
    <w:p w14:paraId="1A272575" w14:textId="77777777" w:rsidR="00981EC1" w:rsidRPr="00166642" w:rsidRDefault="00981EC1" w:rsidP="00981EC1">
      <w:pPr>
        <w:pStyle w:val="Heading3"/>
        <w:spacing w:before="0" w:line="276" w:lineRule="auto"/>
        <w:rPr>
          <w:b/>
          <w:bCs/>
        </w:rPr>
      </w:pPr>
      <w:bookmarkStart w:id="17" w:name="_Toc146041705"/>
      <w:r>
        <w:rPr>
          <w:b/>
          <w:bCs/>
        </w:rPr>
        <w:t>Graph &amp; Key Features</w:t>
      </w:r>
      <w:bookmarkEnd w:id="17"/>
    </w:p>
    <w:p w14:paraId="57B52CFB" w14:textId="3B9911BC" w:rsidR="00821D96" w:rsidRPr="00166642" w:rsidRDefault="00821D96" w:rsidP="0097679E">
      <w:pPr>
        <w:spacing w:line="276" w:lineRule="auto"/>
        <w:contextualSpacing/>
        <w:rPr>
          <w:sz w:val="20"/>
          <w:szCs w:val="20"/>
        </w:rPr>
      </w:pPr>
      <w:r w:rsidRPr="00981EC1">
        <w:rPr>
          <w:sz w:val="20"/>
          <w:szCs w:val="20"/>
        </w:rPr>
        <w:t xml:space="preserve">Students </w:t>
      </w:r>
      <w:r w:rsidR="00D33473" w:rsidRPr="00981EC1">
        <w:rPr>
          <w:sz w:val="20"/>
          <w:szCs w:val="20"/>
        </w:rPr>
        <w:t>graph and interpret key features of equations that model quadratic relationships</w:t>
      </w:r>
      <w:r w:rsidRPr="00981EC1">
        <w:rPr>
          <w:sz w:val="20"/>
          <w:szCs w:val="20"/>
        </w:rPr>
        <w:t>.</w:t>
      </w:r>
    </w:p>
    <w:p w14:paraId="5C8B6B61" w14:textId="77777777" w:rsidR="00821D96" w:rsidRPr="00166642" w:rsidRDefault="00821D96" w:rsidP="0097679E">
      <w:pPr>
        <w:spacing w:line="276" w:lineRule="auto"/>
        <w:contextualSpacing/>
      </w:pPr>
    </w:p>
    <w:p w14:paraId="6BA34C0A" w14:textId="659ACF41" w:rsidR="00821D96" w:rsidRPr="00166642" w:rsidRDefault="00D33473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A2.QFE.4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Use the discriminant to determine the number and type of solutions of a quadratic equation.</w:t>
      </w:r>
    </w:p>
    <w:p w14:paraId="72A919BC" w14:textId="312A054A" w:rsidR="00821D96" w:rsidRPr="00166642" w:rsidRDefault="00D33473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A2.QFE.5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Sketch the graph of a quadratic function given a verbal description and show key features.</w:t>
      </w:r>
    </w:p>
    <w:p w14:paraId="5C4D361C" w14:textId="77777777" w:rsidR="00821D96" w:rsidRPr="00166642" w:rsidRDefault="00821D96" w:rsidP="0097679E">
      <w:pPr>
        <w:pStyle w:val="Heading3"/>
        <w:spacing w:before="0" w:line="276" w:lineRule="auto"/>
        <w:rPr>
          <w:b/>
          <w:bCs/>
        </w:rPr>
      </w:pPr>
    </w:p>
    <w:p w14:paraId="28F0E27B" w14:textId="77777777" w:rsidR="00981EC1" w:rsidRPr="00166642" w:rsidRDefault="00981EC1" w:rsidP="00981EC1">
      <w:pPr>
        <w:pStyle w:val="Heading3"/>
        <w:spacing w:before="0" w:line="276" w:lineRule="auto"/>
        <w:rPr>
          <w:b/>
          <w:bCs/>
        </w:rPr>
      </w:pPr>
      <w:bookmarkStart w:id="18" w:name="_Toc146041706"/>
      <w:r>
        <w:rPr>
          <w:b/>
          <w:bCs/>
        </w:rPr>
        <w:t>Systems of Equations</w:t>
      </w:r>
      <w:bookmarkEnd w:id="18"/>
    </w:p>
    <w:p w14:paraId="3C2D51BD" w14:textId="77777777" w:rsidR="00981EC1" w:rsidRPr="00166642" w:rsidRDefault="00981EC1" w:rsidP="00981EC1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>
        <w:rPr>
          <w:sz w:val="20"/>
          <w:szCs w:val="20"/>
        </w:rPr>
        <w:t>solve systems of equations</w:t>
      </w:r>
      <w:r w:rsidRPr="00166642">
        <w:rPr>
          <w:sz w:val="20"/>
          <w:szCs w:val="20"/>
        </w:rPr>
        <w:t>.</w:t>
      </w:r>
    </w:p>
    <w:p w14:paraId="74524E2B" w14:textId="77777777" w:rsidR="00821D96" w:rsidRPr="00166642" w:rsidRDefault="00821D96" w:rsidP="0097679E">
      <w:pPr>
        <w:spacing w:line="276" w:lineRule="auto"/>
        <w:contextualSpacing/>
      </w:pPr>
    </w:p>
    <w:p w14:paraId="24C87AE3" w14:textId="430AF203" w:rsidR="00981EC1" w:rsidRPr="00981EC1" w:rsidRDefault="00D33473" w:rsidP="00981EC1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A2.QFE.6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 xml:space="preserve">Solve a </w:t>
      </w:r>
      <w:r w:rsidRPr="00D33473">
        <w:rPr>
          <w:iCs/>
          <w:sz w:val="20"/>
          <w:szCs w:val="20"/>
        </w:rPr>
        <w:t>system of equations</w:t>
      </w:r>
      <w:r>
        <w:rPr>
          <w:sz w:val="20"/>
          <w:szCs w:val="20"/>
        </w:rPr>
        <w:t xml:space="preserve"> consisting of a </w:t>
      </w:r>
      <w:r w:rsidRPr="002D4F71">
        <w:rPr>
          <w:iCs/>
          <w:sz w:val="20"/>
          <w:szCs w:val="20"/>
        </w:rPr>
        <w:t>linear</w:t>
      </w:r>
      <w:r w:rsidRPr="00EC2E35">
        <w:rPr>
          <w:iCs/>
          <w:sz w:val="20"/>
          <w:szCs w:val="20"/>
        </w:rPr>
        <w:t xml:space="preserve"> </w:t>
      </w:r>
      <w:r w:rsidRPr="002D4F71">
        <w:rPr>
          <w:iCs/>
          <w:sz w:val="20"/>
          <w:szCs w:val="20"/>
        </w:rPr>
        <w:t>equation</w:t>
      </w:r>
      <w:r>
        <w:rPr>
          <w:sz w:val="20"/>
          <w:szCs w:val="20"/>
        </w:rPr>
        <w:t xml:space="preserve"> and a nonlinear </w:t>
      </w:r>
      <w:r w:rsidRPr="002D4F71">
        <w:rPr>
          <w:iCs/>
          <w:sz w:val="20"/>
          <w:szCs w:val="20"/>
        </w:rPr>
        <w:t>equation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in two variables by choosing substitution</w:t>
      </w:r>
      <w:r w:rsidR="006B7697">
        <w:rPr>
          <w:sz w:val="20"/>
          <w:szCs w:val="20"/>
        </w:rPr>
        <w:t xml:space="preserve"> </w:t>
      </w:r>
      <w:r>
        <w:rPr>
          <w:sz w:val="20"/>
          <w:szCs w:val="20"/>
        </w:rPr>
        <w:t>or graphically (with or without technology) as appropriate for the system of equations.</w:t>
      </w:r>
    </w:p>
    <w:p w14:paraId="5653F720" w14:textId="77777777" w:rsidR="00981EC1" w:rsidRPr="00166642" w:rsidRDefault="00981EC1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4EDE9BE1" w14:textId="77777777" w:rsidR="00821D96" w:rsidRPr="00166642" w:rsidRDefault="00821D9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19C1D" wp14:editId="6A8EEC15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58177954" name="Straight Connector 58177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6A9460CF" id="Straight Connector 58177954" o:spid="_x0000_s1026" style="position:absolute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D0EDBA2" w14:textId="77777777" w:rsidR="00821D96" w:rsidRPr="00166642" w:rsidRDefault="00821D96" w:rsidP="0097679E">
      <w:pPr>
        <w:pStyle w:val="Heading2"/>
        <w:spacing w:before="0" w:line="276" w:lineRule="auto"/>
        <w:contextualSpacing/>
        <w:jc w:val="center"/>
        <w:rPr>
          <w:b/>
          <w:bCs/>
          <w:sz w:val="20"/>
          <w:szCs w:val="20"/>
          <w:u w:val="single"/>
          <w:shd w:val="clear" w:color="auto" w:fill="FFFFFF"/>
        </w:rPr>
      </w:pPr>
    </w:p>
    <w:p w14:paraId="4E0CA7F9" w14:textId="27F074C9" w:rsidR="00821D96" w:rsidRPr="00166642" w:rsidRDefault="005C66C4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19" w:name="_Toc146041707"/>
      <w:r>
        <w:rPr>
          <w:b/>
          <w:bCs/>
          <w:u w:val="single"/>
        </w:rPr>
        <w:t>Exponential &amp; Logarithmic Functions &amp; Equations</w:t>
      </w:r>
      <w:bookmarkEnd w:id="19"/>
    </w:p>
    <w:p w14:paraId="5694D84B" w14:textId="67679793" w:rsidR="00821D96" w:rsidRPr="00166642" w:rsidRDefault="00821D96" w:rsidP="0097679E">
      <w:pPr>
        <w:pStyle w:val="Heading3"/>
        <w:spacing w:before="0" w:line="276" w:lineRule="auto"/>
        <w:rPr>
          <w:b/>
          <w:bCs/>
        </w:rPr>
      </w:pPr>
      <w:bookmarkStart w:id="20" w:name="_Toc146041708"/>
      <w:r>
        <w:rPr>
          <w:b/>
          <w:bCs/>
        </w:rPr>
        <w:t>Create &amp; Solve</w:t>
      </w:r>
      <w:bookmarkEnd w:id="20"/>
      <w:r w:rsidRPr="00166642">
        <w:rPr>
          <w:b/>
          <w:bCs/>
        </w:rPr>
        <w:tab/>
      </w:r>
    </w:p>
    <w:p w14:paraId="273A911C" w14:textId="757E0601" w:rsidR="00821D96" w:rsidRPr="00166642" w:rsidRDefault="00821D96" w:rsidP="0097679E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 w:rsidR="00D33473">
        <w:rPr>
          <w:sz w:val="20"/>
          <w:szCs w:val="20"/>
        </w:rPr>
        <w:t>create and solve problems that model exponential and logarithmic relationships</w:t>
      </w:r>
      <w:r w:rsidRPr="00166642">
        <w:rPr>
          <w:sz w:val="20"/>
          <w:szCs w:val="20"/>
        </w:rPr>
        <w:t>.</w:t>
      </w:r>
    </w:p>
    <w:p w14:paraId="0CDDAD2D" w14:textId="77777777" w:rsidR="00821D96" w:rsidRPr="00166642" w:rsidRDefault="00821D96" w:rsidP="0097679E">
      <w:pPr>
        <w:spacing w:line="276" w:lineRule="auto"/>
        <w:contextualSpacing/>
      </w:pPr>
    </w:p>
    <w:p w14:paraId="2F494E32" w14:textId="3F46E05B" w:rsidR="00821D96" w:rsidRPr="00166642" w:rsidRDefault="00D33473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A2.ELF.1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  <w:highlight w:val="white"/>
        </w:rPr>
        <w:t>Use the properties of exponents to find equivalent expressions</w:t>
      </w:r>
      <w:r>
        <w:rPr>
          <w:sz w:val="20"/>
          <w:szCs w:val="20"/>
        </w:rPr>
        <w:t xml:space="preserve"> and to </w:t>
      </w:r>
      <w:r>
        <w:rPr>
          <w:sz w:val="20"/>
          <w:szCs w:val="20"/>
          <w:highlight w:val="white"/>
        </w:rPr>
        <w:t>solve equations, including those involving rational exponents.</w:t>
      </w:r>
    </w:p>
    <w:p w14:paraId="2A49AC82" w14:textId="0DDD200D" w:rsidR="00821D96" w:rsidRDefault="00D3347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lastRenderedPageBreak/>
        <w:t>A2.ELF.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Write and solve equations from real-world problems that can be represented as a logarithmic or exponential function in one variable.</w:t>
      </w:r>
    </w:p>
    <w:p w14:paraId="07FBEBA7" w14:textId="1F7CB8E0" w:rsidR="00D33473" w:rsidRPr="00166642" w:rsidRDefault="00D33473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Write exponential equations that model the relationship between two quantities when given a graph, a written description, or a table of values within a mathematical or real-world context.</w:t>
      </w:r>
    </w:p>
    <w:p w14:paraId="668C1578" w14:textId="5688641C" w:rsidR="00D33473" w:rsidRPr="00166642" w:rsidRDefault="00D33473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Write and use geometric sequences recursively and explicitly to model situations</w:t>
      </w:r>
      <w:r w:rsidR="00EB430E">
        <w:rPr>
          <w:sz w:val="20"/>
          <w:szCs w:val="20"/>
        </w:rPr>
        <w:t xml:space="preserve">; translate </w:t>
      </w:r>
      <w:r>
        <w:rPr>
          <w:sz w:val="20"/>
          <w:szCs w:val="20"/>
        </w:rPr>
        <w:t>between the two forms when given a graph, a description of the relationship, or two input-output pairs.</w:t>
      </w:r>
    </w:p>
    <w:p w14:paraId="24EF361E" w14:textId="77777777" w:rsidR="00D33473" w:rsidRPr="00166642" w:rsidRDefault="00D33473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676BB09F" w14:textId="77777777" w:rsidR="00821D96" w:rsidRPr="00166642" w:rsidRDefault="00821D96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eastAsia="Calibri" w:cstheme="minorHAnsi"/>
          <w:color w:val="000000" w:themeColor="text1"/>
          <w:sz w:val="20"/>
          <w:szCs w:val="20"/>
          <w:lang w:val="en"/>
        </w:rPr>
      </w:pPr>
    </w:p>
    <w:p w14:paraId="2963A2D9" w14:textId="0BABECFD" w:rsidR="00821D96" w:rsidRPr="00166642" w:rsidRDefault="005C66C4" w:rsidP="0097679E">
      <w:pPr>
        <w:pStyle w:val="Heading3"/>
        <w:spacing w:before="0" w:line="276" w:lineRule="auto"/>
        <w:rPr>
          <w:b/>
          <w:bCs/>
        </w:rPr>
      </w:pPr>
      <w:bookmarkStart w:id="21" w:name="_Toc146041709"/>
      <w:r>
        <w:rPr>
          <w:b/>
          <w:bCs/>
        </w:rPr>
        <w:t>Logarithms</w:t>
      </w:r>
      <w:bookmarkEnd w:id="21"/>
    </w:p>
    <w:p w14:paraId="6E6B2590" w14:textId="3252E340" w:rsidR="00821D96" w:rsidRPr="00166642" w:rsidRDefault="00821D96" w:rsidP="0097679E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 w:rsidR="00D33473">
        <w:rPr>
          <w:sz w:val="20"/>
          <w:szCs w:val="20"/>
        </w:rPr>
        <w:t>define and use logarithms.</w:t>
      </w:r>
    </w:p>
    <w:p w14:paraId="1F8CF123" w14:textId="77777777" w:rsidR="00821D96" w:rsidRPr="00166642" w:rsidRDefault="00821D96" w:rsidP="0097679E">
      <w:pPr>
        <w:spacing w:line="276" w:lineRule="auto"/>
        <w:contextualSpacing/>
      </w:pPr>
    </w:p>
    <w:p w14:paraId="7D0B8DE0" w14:textId="4144EC54" w:rsidR="00821D96" w:rsidRPr="00166642" w:rsidRDefault="00D33473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Translate between logarithmic and exponential forms of an equation.</w:t>
      </w:r>
    </w:p>
    <w:p w14:paraId="3F4EB320" w14:textId="6F79AEEB" w:rsidR="00821D96" w:rsidRPr="00166642" w:rsidRDefault="00D33473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Use properties of logarithms to simplify and evaluate logarithmic expressions, with or without technology.</w:t>
      </w:r>
    </w:p>
    <w:p w14:paraId="493AAA11" w14:textId="4ED9944A" w:rsidR="00821D96" w:rsidRDefault="00D33473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 w:rsidRPr="00D3347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Use the inverse relationship between exponents and logarithms to solve problems.</w:t>
      </w:r>
    </w:p>
    <w:p w14:paraId="5128EA89" w14:textId="77777777" w:rsidR="00821D96" w:rsidRDefault="00821D96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568C981A" w14:textId="5E33965D" w:rsidR="00821D96" w:rsidRPr="00166642" w:rsidRDefault="005C66C4" w:rsidP="0097679E">
      <w:pPr>
        <w:pStyle w:val="Heading3"/>
        <w:spacing w:before="0" w:line="276" w:lineRule="auto"/>
        <w:rPr>
          <w:b/>
          <w:bCs/>
        </w:rPr>
      </w:pPr>
      <w:bookmarkStart w:id="22" w:name="_Toc146041710"/>
      <w:r>
        <w:rPr>
          <w:b/>
          <w:bCs/>
        </w:rPr>
        <w:t>Graph &amp; Key Features</w:t>
      </w:r>
      <w:bookmarkEnd w:id="22"/>
    </w:p>
    <w:p w14:paraId="6AB3F316" w14:textId="33C46295" w:rsidR="00821D96" w:rsidRPr="00166642" w:rsidRDefault="00D47BC4" w:rsidP="0097679E">
      <w:pPr>
        <w:spacing w:line="276" w:lineRule="auto"/>
        <w:contextualSpacing/>
        <w:rPr>
          <w:sz w:val="20"/>
          <w:szCs w:val="20"/>
        </w:rPr>
      </w:pPr>
      <w:r>
        <w:rPr>
          <w:sz w:val="20"/>
          <w:szCs w:val="20"/>
        </w:rPr>
        <w:t>Students graph and interpret key features of exponential and logarithmic models</w:t>
      </w:r>
      <w:r w:rsidR="00821D96" w:rsidRPr="00166642">
        <w:rPr>
          <w:sz w:val="20"/>
          <w:szCs w:val="20"/>
        </w:rPr>
        <w:t>.</w:t>
      </w:r>
    </w:p>
    <w:p w14:paraId="14818470" w14:textId="77777777" w:rsidR="00821D96" w:rsidRPr="00166642" w:rsidRDefault="00821D96" w:rsidP="0097679E">
      <w:pPr>
        <w:spacing w:line="276" w:lineRule="auto"/>
        <w:contextualSpacing/>
      </w:pPr>
    </w:p>
    <w:p w14:paraId="47C27050" w14:textId="3A873B82" w:rsidR="00821D96" w:rsidRPr="00166642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8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Determine the domain and range of logarithmic functions in mathematical problems.</w:t>
      </w:r>
    </w:p>
    <w:p w14:paraId="0524236A" w14:textId="445A2596" w:rsidR="00D47BC4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9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Determine reasonable domain and range values of logarithmic functions representing real-world situations, both continuous and discrete</w:t>
      </w:r>
      <w:r w:rsidR="00EB430E">
        <w:rPr>
          <w:sz w:val="20"/>
          <w:szCs w:val="20"/>
        </w:rPr>
        <w:t xml:space="preserve">; interpret </w:t>
      </w:r>
      <w:r>
        <w:rPr>
          <w:sz w:val="20"/>
          <w:szCs w:val="20"/>
        </w:rPr>
        <w:t>the solution as reasonable or unreasonable in context.</w:t>
      </w:r>
    </w:p>
    <w:p w14:paraId="566F4710" w14:textId="39F4C730" w:rsidR="00D47BC4" w:rsidRPr="00166642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A2.ELF.1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0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Sketch the graph of an exponential function given a verbal description and show key features.</w:t>
      </w:r>
    </w:p>
    <w:p w14:paraId="06061B70" w14:textId="14758340" w:rsidR="00D47BC4" w:rsidRPr="00166642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A2.ELF.1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Calculate and interpret the average rate of change of an exponential function represented in a table, graph, or as an equation in the context of mathematical and real-world problems.</w:t>
      </w:r>
    </w:p>
    <w:p w14:paraId="33575D5F" w14:textId="6C316BF2" w:rsidR="00D47BC4" w:rsidRPr="00D47BC4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A2.ELF.1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D47BC4">
        <w:rPr>
          <w:sz w:val="20"/>
          <w:szCs w:val="20"/>
        </w:rPr>
        <w:t>Graph exponential and logarithmic functions with and without context, identifying key features</w:t>
      </w:r>
      <w:r w:rsidR="00EB430E">
        <w:rPr>
          <w:sz w:val="20"/>
          <w:szCs w:val="20"/>
        </w:rPr>
        <w:t>,</w:t>
      </w:r>
      <w:r w:rsidRPr="00D47BC4">
        <w:rPr>
          <w:sz w:val="20"/>
          <w:szCs w:val="20"/>
        </w:rPr>
        <w:t xml:space="preserve"> and determining constraints in a given context.</w:t>
      </w:r>
    </w:p>
    <w:p w14:paraId="27080921" w14:textId="77777777" w:rsidR="00007D4A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A2.ELF.13</w:t>
      </w: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D47BC4">
        <w:tab/>
      </w:r>
      <w:r w:rsidRPr="00D47BC4">
        <w:rPr>
          <w:sz w:val="20"/>
          <w:szCs w:val="20"/>
        </w:rPr>
        <w:t>Graph and generalize the effect of</w:t>
      </w:r>
      <w:r w:rsidR="00007D4A">
        <w:rPr>
          <w:sz w:val="20"/>
          <w:szCs w:val="20"/>
        </w:rPr>
        <w:t xml:space="preserve"> transformations on </w:t>
      </w:r>
      <w:r w:rsidR="00007D4A" w:rsidRPr="00D47BC4">
        <w:rPr>
          <w:sz w:val="20"/>
          <w:szCs w:val="20"/>
        </w:rPr>
        <w:t>exponential and logarithmic functions</w:t>
      </w:r>
      <w:r w:rsidR="00007D4A">
        <w:rPr>
          <w:sz w:val="20"/>
          <w:szCs w:val="20"/>
        </w:rPr>
        <w:t>.</w:t>
      </w:r>
    </w:p>
    <w:p w14:paraId="2C6DB35A" w14:textId="3043F8F3" w:rsidR="00007D4A" w:rsidRPr="00007D4A" w:rsidRDefault="00007D4A" w:rsidP="00581CF3">
      <w:pPr>
        <w:pStyle w:val="ListParagraph"/>
        <w:widowControl w:val="0"/>
        <w:numPr>
          <w:ilvl w:val="0"/>
          <w:numId w:val="27"/>
        </w:numPr>
        <w:tabs>
          <w:tab w:val="left" w:pos="108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Transformations include: </w:t>
      </w:r>
      <w:r w:rsidR="00D47BC4" w:rsidRPr="00007D4A">
        <w:rPr>
          <w:sz w:val="20"/>
          <w:szCs w:val="20"/>
        </w:rPr>
        <w:t>stretches, compressions, vertical</w:t>
      </w:r>
      <w:r>
        <w:rPr>
          <w:sz w:val="20"/>
          <w:szCs w:val="20"/>
        </w:rPr>
        <w:t xml:space="preserve"> shifts, </w:t>
      </w:r>
      <w:r w:rsidR="00D47BC4" w:rsidRPr="00007D4A">
        <w:rPr>
          <w:sz w:val="20"/>
          <w:szCs w:val="20"/>
        </w:rPr>
        <w:t xml:space="preserve">and horizontal </w:t>
      </w:r>
      <w:r>
        <w:rPr>
          <w:sz w:val="20"/>
          <w:szCs w:val="20"/>
        </w:rPr>
        <w:t>shifts</w:t>
      </w:r>
    </w:p>
    <w:p w14:paraId="0CC8F9C3" w14:textId="5BD24353" w:rsidR="00D47BC4" w:rsidRDefault="00D47BC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A2.ELF.14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Given the graphs of exponential and logarithmic functions</w:t>
      </w:r>
      <w:r w:rsidR="00EB430E">
        <w:rPr>
          <w:sz w:val="20"/>
          <w:szCs w:val="20"/>
        </w:rPr>
        <w:t>,</w:t>
      </w:r>
      <w:r>
        <w:rPr>
          <w:sz w:val="20"/>
          <w:szCs w:val="20"/>
        </w:rPr>
        <w:t xml:space="preserve"> explain the effects of the transformation from the parent function.</w:t>
      </w:r>
    </w:p>
    <w:p w14:paraId="4B4B22E5" w14:textId="77777777" w:rsidR="00D47BC4" w:rsidRPr="00D47BC4" w:rsidRDefault="00D47BC4" w:rsidP="00581CF3">
      <w:pPr>
        <w:pStyle w:val="ListParagraph"/>
        <w:numPr>
          <w:ilvl w:val="0"/>
          <w:numId w:val="5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rFonts w:eastAsiaTheme="minorEastAsia"/>
          <w:sz w:val="20"/>
          <w:szCs w:val="20"/>
        </w:rPr>
      </w:pPr>
      <w:r w:rsidRPr="00D47BC4">
        <w:rPr>
          <w:sz w:val="20"/>
          <w:szCs w:val="20"/>
        </w:rPr>
        <w:t xml:space="preserve">Exponentials: </w:t>
      </w:r>
      <m:oMath>
        <m:r>
          <w:rPr>
            <w:rFonts w:ascii="Cambria Math" w:hAnsi="Cambria Math"/>
            <w:sz w:val="20"/>
            <w:szCs w:val="20"/>
          </w:rPr>
          <m:t>y = a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b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x</m:t>
            </m:r>
          </m:sup>
        </m:sSup>
      </m:oMath>
      <w:r w:rsidRPr="00D47BC4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a≠0</m:t>
        </m:r>
      </m:oMath>
      <w:r w:rsidRPr="00D47BC4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b&gt;0</m:t>
        </m:r>
      </m:oMath>
      <w:r w:rsidRPr="00D47BC4">
        <w:rPr>
          <w:sz w:val="20"/>
          <w:szCs w:val="20"/>
        </w:rPr>
        <w:t xml:space="preserve">, and </w:t>
      </w:r>
      <m:oMath>
        <m:r>
          <w:rPr>
            <w:rFonts w:ascii="Cambria Math" w:hAnsi="Cambria Math"/>
            <w:sz w:val="20"/>
            <w:szCs w:val="20"/>
          </w:rPr>
          <m:t>b≠1</m:t>
        </m:r>
      </m:oMath>
    </w:p>
    <w:p w14:paraId="7212CE98" w14:textId="6060A145" w:rsidR="00821D96" w:rsidRPr="00D47BC4" w:rsidRDefault="00D47BC4" w:rsidP="00581CF3">
      <w:pPr>
        <w:pStyle w:val="ListParagraph"/>
        <w:numPr>
          <w:ilvl w:val="0"/>
          <w:numId w:val="5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rFonts w:eastAsiaTheme="minorEastAsia"/>
          <w:sz w:val="20"/>
          <w:szCs w:val="20"/>
        </w:rPr>
      </w:pPr>
      <w:r w:rsidRPr="00D47BC4">
        <w:rPr>
          <w:sz w:val="20"/>
          <w:szCs w:val="20"/>
        </w:rPr>
        <w:t xml:space="preserve">Logarithms:  </w:t>
      </w:r>
      <m:oMath>
        <m:r>
          <w:rPr>
            <w:rFonts w:ascii="Cambria Math" w:hAnsi="Cambria Math"/>
            <w:sz w:val="20"/>
            <w:szCs w:val="20"/>
          </w:rPr>
          <m:t>y=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log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(x)</m:t>
        </m:r>
      </m:oMath>
      <w:r w:rsidRPr="00D47BC4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b &gt; 0</m:t>
        </m:r>
      </m:oMath>
      <w:r w:rsidRPr="00D47BC4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x &gt; 0</m:t>
        </m:r>
      </m:oMath>
      <w:r w:rsidRPr="00D47BC4">
        <w:rPr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b≠ 1</m:t>
        </m:r>
      </m:oMath>
    </w:p>
    <w:p w14:paraId="094B174E" w14:textId="77777777" w:rsidR="00821D96" w:rsidRDefault="00821D96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6A9B270A" w14:textId="77777777" w:rsidR="00821D96" w:rsidRPr="00166642" w:rsidRDefault="00821D9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803E2E2" wp14:editId="1823B83E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52941036" name="Straight Connector 5294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0E6F64E0" id="Straight Connector 52941036" o:spid="_x0000_s1026" style="position:absolute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5D3594CE" w14:textId="77777777" w:rsidR="00821D96" w:rsidRPr="00166642" w:rsidRDefault="00821D96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6B9A8B6F" w14:textId="2EF5EB72" w:rsidR="00821D96" w:rsidRPr="00166642" w:rsidRDefault="005C66C4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23" w:name="_Toc146041711"/>
      <w:r>
        <w:rPr>
          <w:b/>
          <w:bCs/>
          <w:u w:val="single"/>
        </w:rPr>
        <w:t>Polynomial, Rational, &amp; Other Functions &amp; Equations</w:t>
      </w:r>
      <w:bookmarkEnd w:id="23"/>
    </w:p>
    <w:p w14:paraId="22E4110B" w14:textId="207A0C3B" w:rsidR="00821D96" w:rsidRPr="00166642" w:rsidRDefault="005C66C4" w:rsidP="0097679E">
      <w:pPr>
        <w:pStyle w:val="Heading3"/>
        <w:spacing w:before="0" w:line="276" w:lineRule="auto"/>
        <w:rPr>
          <w:b/>
          <w:bCs/>
        </w:rPr>
      </w:pPr>
      <w:bookmarkStart w:id="24" w:name="_Toc146041712"/>
      <w:r>
        <w:rPr>
          <w:b/>
          <w:bCs/>
        </w:rPr>
        <w:t>Create &amp; Solve</w:t>
      </w:r>
      <w:bookmarkEnd w:id="24"/>
      <w:r w:rsidR="00821D96" w:rsidRPr="00166642">
        <w:rPr>
          <w:b/>
          <w:bCs/>
        </w:rPr>
        <w:tab/>
      </w:r>
    </w:p>
    <w:p w14:paraId="226EA63E" w14:textId="695B467E" w:rsidR="00821D96" w:rsidRPr="00166642" w:rsidRDefault="00821D96" w:rsidP="0097679E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 w:rsidR="00D47BC4">
        <w:rPr>
          <w:sz w:val="20"/>
          <w:szCs w:val="20"/>
        </w:rPr>
        <w:t>create and solve rational and polynomial equations</w:t>
      </w:r>
      <w:r w:rsidRPr="00166642">
        <w:rPr>
          <w:sz w:val="20"/>
          <w:szCs w:val="20"/>
        </w:rPr>
        <w:t>.</w:t>
      </w:r>
    </w:p>
    <w:p w14:paraId="09EC6ACC" w14:textId="77777777" w:rsidR="00821D96" w:rsidRPr="00166642" w:rsidRDefault="00821D96" w:rsidP="0097679E">
      <w:pPr>
        <w:spacing w:line="276" w:lineRule="auto"/>
        <w:contextualSpacing/>
      </w:pPr>
    </w:p>
    <w:p w14:paraId="4DC9D885" w14:textId="4C5BD52F" w:rsidR="00821D96" w:rsidRPr="00166642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A2.PRF.1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Write and solve equations from real-world problems that can be represented as a rational or square root function in one variable.</w:t>
      </w:r>
    </w:p>
    <w:p w14:paraId="538439EF" w14:textId="14752DC9" w:rsidR="00821D96" w:rsidRPr="00166642" w:rsidRDefault="00D47BC4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>Solve non-linear formulas for a specified variable.</w:t>
      </w:r>
    </w:p>
    <w:p w14:paraId="12AF7AF1" w14:textId="1036A2E2" w:rsidR="00821D96" w:rsidRDefault="00D47BC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821D9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21D96" w:rsidRPr="00166642">
        <w:tab/>
      </w:r>
      <w:r>
        <w:rPr>
          <w:sz w:val="20"/>
          <w:szCs w:val="20"/>
        </w:rPr>
        <w:t xml:space="preserve">Find </w:t>
      </w:r>
      <w:r w:rsidRPr="00007D4A">
        <w:rPr>
          <w:iCs/>
          <w:sz w:val="20"/>
          <w:szCs w:val="20"/>
        </w:rPr>
        <w:t>zeros</w:t>
      </w:r>
      <w:r>
        <w:rPr>
          <w:sz w:val="20"/>
          <w:szCs w:val="20"/>
        </w:rPr>
        <w:t xml:space="preserve"> of polynomial functions with a degree of 3 or higher when suitable factorizations are available in a real-world and mathematical context.</w:t>
      </w:r>
    </w:p>
    <w:p w14:paraId="242D2440" w14:textId="2FA2A81E" w:rsidR="00D47BC4" w:rsidRPr="00166642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lastRenderedPageBreak/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Use zeros and an understanding of multiplicity to sketch a graph of a polynomial function with a degree of 3 or higher.</w:t>
      </w:r>
    </w:p>
    <w:p w14:paraId="72D4653E" w14:textId="669629BE" w:rsidR="00D47BC4" w:rsidRPr="00166642" w:rsidRDefault="00D47BC4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 xml:space="preserve">Apply the </w:t>
      </w:r>
      <w:r w:rsidRPr="00D47BC4">
        <w:rPr>
          <w:iCs/>
          <w:sz w:val="20"/>
          <w:szCs w:val="20"/>
        </w:rPr>
        <w:t>Fundamental Theorem of Algebra</w:t>
      </w:r>
      <w:r>
        <w:rPr>
          <w:sz w:val="20"/>
          <w:szCs w:val="20"/>
        </w:rPr>
        <w:t xml:space="preserve"> to determine the number and potential types of roots of polynomial functions based on the degree of the polynomial.</w:t>
      </w:r>
    </w:p>
    <w:p w14:paraId="593CEBFD" w14:textId="73A42F31" w:rsidR="00D47BC4" w:rsidRDefault="00D47BC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D47BC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Solve rational and radical equations containing one variable specifying extraneous solutions.</w:t>
      </w:r>
    </w:p>
    <w:p w14:paraId="37897945" w14:textId="77777777" w:rsidR="005C66C4" w:rsidRDefault="005C66C4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</w:p>
    <w:p w14:paraId="225D2041" w14:textId="53E87FE6" w:rsidR="005C66C4" w:rsidRPr="00166642" w:rsidRDefault="005C66C4" w:rsidP="0097679E">
      <w:pPr>
        <w:pStyle w:val="Heading3"/>
        <w:spacing w:before="0" w:line="276" w:lineRule="auto"/>
        <w:rPr>
          <w:b/>
          <w:bCs/>
        </w:rPr>
      </w:pPr>
      <w:bookmarkStart w:id="25" w:name="_Toc146041713"/>
      <w:r>
        <w:rPr>
          <w:b/>
          <w:bCs/>
        </w:rPr>
        <w:t>Graph &amp; Key Features</w:t>
      </w:r>
      <w:bookmarkEnd w:id="25"/>
    </w:p>
    <w:p w14:paraId="69AB29AA" w14:textId="2775F494" w:rsidR="005C66C4" w:rsidRPr="00166642" w:rsidRDefault="005C66C4" w:rsidP="0097679E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 w:rsidR="00995340">
        <w:rPr>
          <w:sz w:val="20"/>
          <w:szCs w:val="20"/>
        </w:rPr>
        <w:t>graph and identify key features of functions.</w:t>
      </w:r>
    </w:p>
    <w:p w14:paraId="666A469B" w14:textId="77777777" w:rsidR="005C66C4" w:rsidRPr="00166642" w:rsidRDefault="005C66C4" w:rsidP="0097679E">
      <w:pPr>
        <w:spacing w:line="276" w:lineRule="auto"/>
        <w:contextualSpacing/>
      </w:pPr>
    </w:p>
    <w:p w14:paraId="16239F13" w14:textId="00DE4CC5" w:rsidR="005C66C4" w:rsidRPr="00166642" w:rsidRDefault="0099534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A2.PRF.7</w:t>
      </w:r>
      <w:r w:rsidR="005C66C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5C66C4" w:rsidRPr="00166642">
        <w:tab/>
      </w:r>
      <w:r w:rsidR="00D47BC4">
        <w:rPr>
          <w:sz w:val="20"/>
          <w:szCs w:val="20"/>
        </w:rPr>
        <w:t>Determine the domain and range of polynomial and rational functions in mathematical problems.</w:t>
      </w:r>
    </w:p>
    <w:p w14:paraId="6F9A4B8E" w14:textId="04ED2AEB" w:rsidR="005C66C4" w:rsidRPr="00166642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8</w:t>
      </w:r>
      <w:r w:rsidR="005C66C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5C66C4" w:rsidRPr="00166642">
        <w:tab/>
      </w:r>
      <w:r>
        <w:rPr>
          <w:sz w:val="20"/>
          <w:szCs w:val="20"/>
        </w:rPr>
        <w:t>Determine reasonable domain and range values of polynomial and rational functions representing real-world situations, both continuous and discrete</w:t>
      </w:r>
      <w:r w:rsidR="00EB430E">
        <w:rPr>
          <w:sz w:val="20"/>
          <w:szCs w:val="20"/>
        </w:rPr>
        <w:t xml:space="preserve">; interpret </w:t>
      </w:r>
      <w:r>
        <w:rPr>
          <w:sz w:val="20"/>
          <w:szCs w:val="20"/>
        </w:rPr>
        <w:t>the solution as reasonable or unreasonable in context.</w:t>
      </w:r>
    </w:p>
    <w:p w14:paraId="0D517482" w14:textId="26BBBD83" w:rsidR="005C66C4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9</w:t>
      </w:r>
      <w:r w:rsidR="005C66C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5C66C4" w:rsidRPr="00166642">
        <w:tab/>
      </w:r>
      <w:r>
        <w:rPr>
          <w:sz w:val="20"/>
          <w:szCs w:val="20"/>
        </w:rPr>
        <w:t>Interpret the key features of polynomial functions that model a relationship between two quantities in a given context</w:t>
      </w:r>
      <w:r w:rsidR="00EB430E">
        <w:rPr>
          <w:sz w:val="20"/>
          <w:szCs w:val="20"/>
        </w:rPr>
        <w:t xml:space="preserve">; translate </w:t>
      </w:r>
      <w:r>
        <w:rPr>
          <w:sz w:val="20"/>
          <w:szCs w:val="20"/>
        </w:rPr>
        <w:t>between different representations of the function, especially graphs, tables, and equations.</w:t>
      </w:r>
    </w:p>
    <w:p w14:paraId="56E47EDF" w14:textId="148A6A7E" w:rsidR="00D47BC4" w:rsidRPr="00166642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10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D47BC4">
        <w:rPr>
          <w:sz w:val="20"/>
          <w:szCs w:val="20"/>
          <w:lang w:val="en"/>
        </w:rPr>
        <w:t>Sketch the graph of a polynomial function given a verbal description and show key features.</w:t>
      </w:r>
    </w:p>
    <w:p w14:paraId="16E41E69" w14:textId="6B23C766" w:rsidR="00D47BC4" w:rsidRPr="00166642" w:rsidRDefault="00D47BC4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Calculate and interpret the average rate of change of polynomial functions represented in a table, graph, or as an equation in context of mathematical and real-world problems.</w:t>
      </w:r>
    </w:p>
    <w:p w14:paraId="79291B44" w14:textId="77777777" w:rsidR="00D47BC4" w:rsidRDefault="00D47BC4" w:rsidP="0097679E">
      <w:pPr>
        <w:tabs>
          <w:tab w:val="left" w:pos="1080"/>
          <w:tab w:val="left" w:pos="1800"/>
          <w:tab w:val="left" w:pos="2070"/>
        </w:tabs>
        <w:spacing w:line="276" w:lineRule="auto"/>
        <w:ind w:left="1080" w:hanging="1080"/>
        <w:rPr>
          <w:color w:val="FF0000"/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Graph functions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with and without context</w:t>
      </w:r>
      <w:r>
        <w:rPr>
          <w:i/>
          <w:sz w:val="20"/>
          <w:szCs w:val="20"/>
        </w:rPr>
        <w:t xml:space="preserve">, </w:t>
      </w:r>
      <w:r>
        <w:rPr>
          <w:sz w:val="20"/>
          <w:szCs w:val="20"/>
        </w:rPr>
        <w:t xml:space="preserve">identifying key features and determining constraints in a given context. </w:t>
      </w:r>
    </w:p>
    <w:p w14:paraId="1170B6A8" w14:textId="7BF2FFC1" w:rsidR="00C17C7A" w:rsidRDefault="00964FAE" w:rsidP="00581CF3">
      <w:pPr>
        <w:pStyle w:val="ListParagraph"/>
        <w:numPr>
          <w:ilvl w:val="0"/>
          <w:numId w:val="4"/>
        </w:numPr>
        <w:tabs>
          <w:tab w:val="left" w:pos="990"/>
          <w:tab w:val="left" w:pos="1800"/>
          <w:tab w:val="left" w:pos="207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>Functions inclu</w:t>
      </w:r>
      <w:r w:rsidR="00F62CF5">
        <w:rPr>
          <w:sz w:val="20"/>
          <w:szCs w:val="20"/>
        </w:rPr>
        <w:t>de: polynomial, rational, square root, and piecewise-defined</w:t>
      </w:r>
    </w:p>
    <w:p w14:paraId="00C2EC26" w14:textId="49EBA6DF" w:rsidR="00D47BC4" w:rsidRDefault="00D47BC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Graph and generalize the effect</w:t>
      </w:r>
      <w:r w:rsidR="00007D4A">
        <w:rPr>
          <w:sz w:val="20"/>
          <w:szCs w:val="20"/>
        </w:rPr>
        <w:t xml:space="preserve"> of transformations on square root, cubic, and rational functions.</w:t>
      </w:r>
    </w:p>
    <w:p w14:paraId="769C699B" w14:textId="446738B0" w:rsidR="00D47BC4" w:rsidRPr="00D47BC4" w:rsidRDefault="00007D4A" w:rsidP="00581CF3">
      <w:pPr>
        <w:pStyle w:val="ListParagraph"/>
        <w:widowControl w:val="0"/>
        <w:numPr>
          <w:ilvl w:val="0"/>
          <w:numId w:val="3"/>
        </w:numPr>
        <w:tabs>
          <w:tab w:val="left" w:pos="108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>Transformations</w:t>
      </w:r>
      <w:r w:rsidR="00D47BC4">
        <w:rPr>
          <w:sz w:val="20"/>
          <w:szCs w:val="20"/>
        </w:rPr>
        <w:t xml:space="preserve"> include: </w:t>
      </w:r>
      <w:r>
        <w:rPr>
          <w:sz w:val="20"/>
          <w:szCs w:val="20"/>
        </w:rPr>
        <w:t>stretches, compressions, vertical shifts, and horizontal shifts</w:t>
      </w:r>
    </w:p>
    <w:p w14:paraId="3697173F" w14:textId="77777777" w:rsidR="00D47BC4" w:rsidRDefault="00D47BC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Given a graph, explain the effects of the transformation from the parent function.</w:t>
      </w:r>
    </w:p>
    <w:p w14:paraId="080ABAB0" w14:textId="49FE2A97" w:rsidR="00E26B5D" w:rsidRDefault="00E26B5D" w:rsidP="00581CF3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>S</w:t>
      </w:r>
      <w:r w:rsidRPr="00D47BC4">
        <w:rPr>
          <w:sz w:val="20"/>
          <w:szCs w:val="20"/>
        </w:rPr>
        <w:t xml:space="preserve">quare </w:t>
      </w:r>
      <w:r>
        <w:rPr>
          <w:sz w:val="20"/>
          <w:szCs w:val="20"/>
        </w:rPr>
        <w:t>R</w:t>
      </w:r>
      <w:r w:rsidRPr="00D47BC4">
        <w:rPr>
          <w:sz w:val="20"/>
          <w:szCs w:val="20"/>
        </w:rPr>
        <w:t>oot</w:t>
      </w:r>
      <w:r w:rsidR="006471FD">
        <w:rPr>
          <w:sz w:val="20"/>
          <w:szCs w:val="20"/>
        </w:rPr>
        <w:t>s</w:t>
      </w:r>
      <w:r>
        <w:rPr>
          <w:sz w:val="20"/>
          <w:szCs w:val="20"/>
        </w:rPr>
        <w:t xml:space="preserve">: </w:t>
      </w:r>
      <w:r w:rsidRPr="00D47BC4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y=</m:t>
        </m:r>
        <m:rad>
          <m:radPr>
            <m:degHide m:val="1"/>
            <m:ctrlPr>
              <w:rPr>
                <w:rFonts w:ascii="Cambria Math" w:hAnsi="Cambria Math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rad>
      </m:oMath>
    </w:p>
    <w:p w14:paraId="5B39572E" w14:textId="0784B220" w:rsidR="00E26B5D" w:rsidRDefault="00E26B5D" w:rsidP="00581CF3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spacing w:line="276" w:lineRule="auto"/>
        <w:ind w:left="1440"/>
        <w:rPr>
          <w:sz w:val="20"/>
          <w:szCs w:val="20"/>
        </w:rPr>
      </w:pPr>
      <w:proofErr w:type="spellStart"/>
      <w:r>
        <w:rPr>
          <w:sz w:val="20"/>
          <w:szCs w:val="20"/>
        </w:rPr>
        <w:t>C</w:t>
      </w:r>
      <w:r w:rsidRPr="00D47BC4">
        <w:rPr>
          <w:sz w:val="20"/>
          <w:szCs w:val="20"/>
        </w:rPr>
        <w:t>ubic</w:t>
      </w:r>
      <w:r w:rsidR="006471FD"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 xml:space="preserve">: </w:t>
      </w:r>
      <w:r w:rsidRPr="00D47BC4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y=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</m:oMath>
    </w:p>
    <w:p w14:paraId="0E9349B6" w14:textId="42F14811" w:rsidR="00E26B5D" w:rsidRDefault="00E26B5D" w:rsidP="00581CF3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spacing w:line="276" w:lineRule="auto"/>
        <w:ind w:left="1440"/>
        <w:rPr>
          <w:sz w:val="20"/>
          <w:szCs w:val="20"/>
        </w:rPr>
      </w:pPr>
      <w:proofErr w:type="spellStart"/>
      <w:r>
        <w:rPr>
          <w:sz w:val="20"/>
          <w:szCs w:val="20"/>
        </w:rPr>
        <w:t>R</w:t>
      </w:r>
      <w:r w:rsidRPr="00D47BC4">
        <w:rPr>
          <w:sz w:val="20"/>
          <w:szCs w:val="20"/>
        </w:rPr>
        <w:t>ational</w:t>
      </w:r>
      <w:r w:rsidR="006471FD"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 xml:space="preserve">: </w:t>
      </w:r>
      <w:r w:rsidRPr="00D47BC4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y=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x</m:t>
            </m:r>
          </m:den>
        </m:f>
      </m:oMath>
    </w:p>
    <w:p w14:paraId="10E32F5B" w14:textId="672C0B72" w:rsidR="00D47BC4" w:rsidRPr="002D4F71" w:rsidRDefault="00D47BC4" w:rsidP="002D4F71">
      <w:pPr>
        <w:widowControl w:val="0"/>
        <w:tabs>
          <w:tab w:val="left" w:pos="1080"/>
        </w:tabs>
        <w:spacing w:line="276" w:lineRule="auto"/>
        <w:rPr>
          <w:sz w:val="20"/>
          <w:szCs w:val="20"/>
        </w:rPr>
      </w:pPr>
    </w:p>
    <w:p w14:paraId="08EF64B0" w14:textId="77777777" w:rsidR="005C66C4" w:rsidRDefault="005C66C4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62F67606" w14:textId="74E77B6E" w:rsidR="005C66C4" w:rsidRPr="00166642" w:rsidRDefault="005C66C4" w:rsidP="0097679E">
      <w:pPr>
        <w:pStyle w:val="Heading3"/>
        <w:spacing w:before="0" w:line="276" w:lineRule="auto"/>
        <w:rPr>
          <w:b/>
          <w:bCs/>
        </w:rPr>
      </w:pPr>
      <w:bookmarkStart w:id="26" w:name="_Toc146041714"/>
      <w:r>
        <w:rPr>
          <w:b/>
          <w:bCs/>
        </w:rPr>
        <w:t>Factor Polynomials</w:t>
      </w:r>
      <w:bookmarkEnd w:id="26"/>
    </w:p>
    <w:p w14:paraId="241AA5F7" w14:textId="1E1A28A4" w:rsidR="005C66C4" w:rsidRPr="00166642" w:rsidRDefault="005C66C4" w:rsidP="0097679E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 w:rsidR="00995340">
        <w:rPr>
          <w:sz w:val="20"/>
          <w:szCs w:val="20"/>
        </w:rPr>
        <w:t>factor polynomials.</w:t>
      </w:r>
    </w:p>
    <w:p w14:paraId="2D5DA9C8" w14:textId="77777777" w:rsidR="005C66C4" w:rsidRPr="00166642" w:rsidRDefault="005C66C4" w:rsidP="0097679E">
      <w:pPr>
        <w:spacing w:line="276" w:lineRule="auto"/>
        <w:contextualSpacing/>
      </w:pPr>
    </w:p>
    <w:p w14:paraId="7D472835" w14:textId="339207FC" w:rsidR="005C66C4" w:rsidRPr="00166642" w:rsidRDefault="0099534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15</w:t>
      </w:r>
      <w:r w:rsidR="005C66C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5C66C4" w:rsidRPr="00166642">
        <w:tab/>
      </w:r>
      <w:r>
        <w:rPr>
          <w:sz w:val="20"/>
          <w:szCs w:val="20"/>
        </w:rPr>
        <w:t xml:space="preserve">Apply the Remainder </w:t>
      </w:r>
      <w:r w:rsidR="00BA37BE">
        <w:rPr>
          <w:sz w:val="20"/>
          <w:szCs w:val="20"/>
        </w:rPr>
        <w:t>T</w:t>
      </w:r>
      <w:r>
        <w:rPr>
          <w:sz w:val="20"/>
          <w:szCs w:val="20"/>
        </w:rPr>
        <w:t xml:space="preserve">heorem to factor </w:t>
      </w:r>
      <w:r w:rsidR="00E14D32">
        <w:rPr>
          <w:sz w:val="20"/>
          <w:szCs w:val="20"/>
        </w:rPr>
        <w:t xml:space="preserve">and create equivalent forms of </w:t>
      </w:r>
      <w:r>
        <w:rPr>
          <w:sz w:val="20"/>
          <w:szCs w:val="20"/>
        </w:rPr>
        <w:t>polynomial functions.</w:t>
      </w:r>
    </w:p>
    <w:p w14:paraId="495C810B" w14:textId="29E2406B" w:rsidR="005C66C4" w:rsidRPr="00995340" w:rsidRDefault="00995340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16</w:t>
      </w:r>
      <w:r w:rsidR="005C66C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5C66C4" w:rsidRPr="00166642">
        <w:tab/>
      </w:r>
      <w:r>
        <w:rPr>
          <w:sz w:val="20"/>
          <w:szCs w:val="20"/>
        </w:rPr>
        <w:t>Verify polynomial identities and use them to describe numerical relationships.</w:t>
      </w:r>
    </w:p>
    <w:p w14:paraId="407D4F6F" w14:textId="77777777" w:rsidR="005C66C4" w:rsidRPr="00166642" w:rsidRDefault="005C66C4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</w:p>
    <w:p w14:paraId="446EE131" w14:textId="7E5D5DC1" w:rsidR="005C66C4" w:rsidRPr="00166642" w:rsidRDefault="005C66C4" w:rsidP="0097679E">
      <w:pPr>
        <w:pStyle w:val="Heading3"/>
        <w:spacing w:before="0" w:line="276" w:lineRule="auto"/>
        <w:rPr>
          <w:b/>
          <w:bCs/>
        </w:rPr>
      </w:pPr>
      <w:bookmarkStart w:id="27" w:name="_Toc146041715"/>
      <w:r>
        <w:rPr>
          <w:b/>
          <w:bCs/>
        </w:rPr>
        <w:t>Rational Expressions</w:t>
      </w:r>
      <w:bookmarkEnd w:id="27"/>
    </w:p>
    <w:p w14:paraId="6CC1E1AD" w14:textId="5385C8F5" w:rsidR="005C66C4" w:rsidRPr="00166642" w:rsidRDefault="005C66C4" w:rsidP="0097679E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 w:rsidR="00995340">
        <w:rPr>
          <w:sz w:val="20"/>
          <w:szCs w:val="20"/>
        </w:rPr>
        <w:t>perform operations on rational expressions</w:t>
      </w:r>
      <w:r w:rsidRPr="00166642">
        <w:rPr>
          <w:sz w:val="20"/>
          <w:szCs w:val="20"/>
        </w:rPr>
        <w:t>.</w:t>
      </w:r>
    </w:p>
    <w:p w14:paraId="64FB919F" w14:textId="77777777" w:rsidR="005C66C4" w:rsidRPr="00166642" w:rsidRDefault="005C66C4" w:rsidP="0097679E">
      <w:pPr>
        <w:spacing w:line="276" w:lineRule="auto"/>
        <w:contextualSpacing/>
      </w:pPr>
    </w:p>
    <w:p w14:paraId="220E70A2" w14:textId="795899E2" w:rsidR="005C66C4" w:rsidRPr="00166642" w:rsidRDefault="0099534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17</w:t>
      </w:r>
      <w:r w:rsidR="005C66C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5C66C4" w:rsidRPr="00166642">
        <w:tab/>
      </w:r>
      <w:r>
        <w:rPr>
          <w:sz w:val="20"/>
          <w:szCs w:val="20"/>
        </w:rPr>
        <w:t>Apply understanding of rational number operations to add, subtract, multiply, and divide by nonzero rational expressions.</w:t>
      </w:r>
    </w:p>
    <w:p w14:paraId="1F03B199" w14:textId="13BA58E0" w:rsidR="005C66C4" w:rsidRPr="00166642" w:rsidRDefault="00995340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18</w:t>
      </w:r>
      <w:r w:rsidR="005C66C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5C66C4" w:rsidRPr="00166642">
        <w:tab/>
      </w:r>
      <w:r>
        <w:rPr>
          <w:sz w:val="20"/>
          <w:szCs w:val="20"/>
        </w:rPr>
        <w:t>Rewrite simple rational expressions in different forms.</w:t>
      </w:r>
    </w:p>
    <w:p w14:paraId="6BC0FDA4" w14:textId="5CB2EF3E" w:rsidR="005C66C4" w:rsidRPr="00166642" w:rsidRDefault="00995340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rFonts w:eastAsiaTheme="minorEastAsia"/>
          <w:color w:val="000000" w:themeColor="text1"/>
          <w:sz w:val="20"/>
          <w:szCs w:val="20"/>
          <w:lang w:val="en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19</w:t>
      </w:r>
      <w:r w:rsidR="005C66C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5C66C4" w:rsidRPr="00166642">
        <w:tab/>
      </w:r>
      <w:r>
        <w:rPr>
          <w:sz w:val="20"/>
          <w:szCs w:val="20"/>
        </w:rPr>
        <w:t>Divide polynomial expressions using inspection, long division, and synthetic division, with and without a remainder.</w:t>
      </w:r>
    </w:p>
    <w:p w14:paraId="710C1F5A" w14:textId="77777777" w:rsidR="00821D96" w:rsidRDefault="00821D96" w:rsidP="0097679E">
      <w:pPr>
        <w:widowControl w:val="0"/>
        <w:tabs>
          <w:tab w:val="left" w:pos="1080"/>
        </w:tabs>
        <w:spacing w:line="276" w:lineRule="auto"/>
        <w:contextualSpacing/>
        <w:rPr>
          <w:rFonts w:eastAsia="Calibri" w:cstheme="minorHAnsi"/>
          <w:color w:val="000000" w:themeColor="text1"/>
          <w:sz w:val="20"/>
          <w:szCs w:val="20"/>
          <w:lang w:val="en"/>
        </w:rPr>
      </w:pPr>
    </w:p>
    <w:p w14:paraId="435183CF" w14:textId="0638A4B8" w:rsidR="005C66C4" w:rsidRPr="00166642" w:rsidRDefault="005C66C4" w:rsidP="0097679E">
      <w:pPr>
        <w:pStyle w:val="Heading3"/>
        <w:spacing w:before="0" w:line="276" w:lineRule="auto"/>
        <w:rPr>
          <w:b/>
          <w:bCs/>
        </w:rPr>
      </w:pPr>
      <w:bookmarkStart w:id="28" w:name="_Toc146041716"/>
      <w:r>
        <w:rPr>
          <w:b/>
          <w:bCs/>
        </w:rPr>
        <w:lastRenderedPageBreak/>
        <w:t>Systems of Equations</w:t>
      </w:r>
      <w:bookmarkEnd w:id="28"/>
    </w:p>
    <w:p w14:paraId="293A827A" w14:textId="426D2627" w:rsidR="005C66C4" w:rsidRPr="00166642" w:rsidRDefault="005C66C4" w:rsidP="0097679E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 w:rsidR="00995340">
        <w:rPr>
          <w:sz w:val="20"/>
          <w:szCs w:val="20"/>
        </w:rPr>
        <w:t>solve systems of equations</w:t>
      </w:r>
      <w:r w:rsidRPr="00166642">
        <w:rPr>
          <w:sz w:val="20"/>
          <w:szCs w:val="20"/>
        </w:rPr>
        <w:t>.</w:t>
      </w:r>
    </w:p>
    <w:p w14:paraId="44AC59D6" w14:textId="77777777" w:rsidR="005C66C4" w:rsidRPr="00166642" w:rsidRDefault="005C66C4" w:rsidP="0097679E">
      <w:pPr>
        <w:spacing w:line="276" w:lineRule="auto"/>
        <w:contextualSpacing/>
      </w:pPr>
    </w:p>
    <w:p w14:paraId="68B0836A" w14:textId="210DD13E" w:rsidR="00161C4F" w:rsidRDefault="0099534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A2.PRF.20</w:t>
      </w:r>
      <w:r w:rsidR="005C66C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5C66C4" w:rsidRPr="00166642">
        <w:tab/>
      </w:r>
      <w:r>
        <w:rPr>
          <w:sz w:val="20"/>
          <w:szCs w:val="20"/>
        </w:rPr>
        <w:t xml:space="preserve">Explain why a solution to the equation </w:t>
      </w:r>
      <m:oMath>
        <m:r>
          <w:rPr>
            <w:rFonts w:ascii="Cambria Math" w:hAnsi="Cambria Math"/>
            <w:sz w:val="20"/>
            <w:szCs w:val="20"/>
          </w:rPr>
          <m:t>f(x)=g(x)</m:t>
        </m:r>
      </m:oMath>
      <w:r>
        <w:rPr>
          <w:sz w:val="20"/>
          <w:szCs w:val="20"/>
        </w:rPr>
        <w:t xml:space="preserve"> is the x-coordinate where the y-coordinate of </w:t>
      </w:r>
      <m:oMath>
        <m:r>
          <w:rPr>
            <w:rFonts w:ascii="Cambria Math" w:hAnsi="Cambria Math"/>
            <w:sz w:val="20"/>
            <w:szCs w:val="20"/>
          </w:rPr>
          <m:t>f(x)</m:t>
        </m:r>
      </m:oMath>
      <w:r>
        <w:rPr>
          <w:sz w:val="20"/>
          <w:szCs w:val="20"/>
        </w:rPr>
        <w:t xml:space="preserve">and </w:t>
      </w:r>
      <m:oMath>
        <m:r>
          <w:rPr>
            <w:rFonts w:ascii="Cambria Math" w:hAnsi="Cambria Math"/>
            <w:sz w:val="20"/>
            <w:szCs w:val="20"/>
          </w:rPr>
          <m:t>g(x)</m:t>
        </m:r>
      </m:oMath>
      <w:r>
        <w:rPr>
          <w:sz w:val="20"/>
          <w:szCs w:val="20"/>
        </w:rPr>
        <w:t xml:space="preserve"> are the same using graphs, tables, or approximations. </w:t>
      </w:r>
    </w:p>
    <w:p w14:paraId="22FF4694" w14:textId="456BF3AA" w:rsidR="005C66C4" w:rsidRPr="00161C4F" w:rsidRDefault="00161C4F" w:rsidP="00581CF3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spacing w:line="276" w:lineRule="auto"/>
        <w:ind w:left="1440"/>
        <w:rPr>
          <w:rFonts w:cstheme="minorHAnsi"/>
          <w:sz w:val="20"/>
          <w:szCs w:val="20"/>
          <w:lang w:val="en"/>
        </w:rPr>
      </w:pPr>
      <w:r>
        <w:rPr>
          <w:sz w:val="20"/>
          <w:szCs w:val="20"/>
        </w:rPr>
        <w:t>I</w:t>
      </w:r>
      <w:r w:rsidR="00EB430E" w:rsidRPr="00161C4F">
        <w:rPr>
          <w:sz w:val="20"/>
          <w:szCs w:val="20"/>
        </w:rPr>
        <w:t xml:space="preserve">nclude </w:t>
      </w:r>
      <w:r w:rsidR="00995340" w:rsidRPr="00161C4F">
        <w:rPr>
          <w:sz w:val="20"/>
          <w:szCs w:val="20"/>
        </w:rPr>
        <w:t xml:space="preserve">cases where </w:t>
      </w:r>
      <m:oMath>
        <m:r>
          <w:rPr>
            <w:rFonts w:ascii="Cambria Math" w:hAnsi="Cambria Math"/>
            <w:sz w:val="20"/>
            <w:szCs w:val="20"/>
          </w:rPr>
          <m:t>f(x)</m:t>
        </m:r>
      </m:oMath>
      <w:r w:rsidR="00995340" w:rsidRPr="00161C4F">
        <w:rPr>
          <w:i/>
          <w:sz w:val="20"/>
          <w:szCs w:val="20"/>
        </w:rPr>
        <w:t xml:space="preserve"> </w:t>
      </w:r>
      <w:r w:rsidR="00995340" w:rsidRPr="00161C4F">
        <w:rPr>
          <w:sz w:val="20"/>
          <w:szCs w:val="20"/>
        </w:rPr>
        <w:t xml:space="preserve">and/or </w:t>
      </w:r>
      <m:oMath>
        <m:r>
          <w:rPr>
            <w:rFonts w:ascii="Cambria Math" w:hAnsi="Cambria Math"/>
            <w:sz w:val="20"/>
            <w:szCs w:val="20"/>
          </w:rPr>
          <m:t>g(x)</m:t>
        </m:r>
      </m:oMath>
      <w:r w:rsidR="00995340" w:rsidRPr="00161C4F">
        <w:rPr>
          <w:sz w:val="20"/>
          <w:szCs w:val="20"/>
        </w:rPr>
        <w:t xml:space="preserve"> are </w:t>
      </w:r>
      <w:r w:rsidR="00995340" w:rsidRPr="00161C4F">
        <w:rPr>
          <w:iCs/>
          <w:sz w:val="20"/>
          <w:szCs w:val="20"/>
        </w:rPr>
        <w:t>linear, polynomial, exponential, logarithmic</w:t>
      </w:r>
      <w:r w:rsidR="00EB430E" w:rsidRPr="00161C4F">
        <w:rPr>
          <w:iCs/>
          <w:sz w:val="20"/>
          <w:szCs w:val="20"/>
        </w:rPr>
        <w:t>,</w:t>
      </w:r>
      <w:r w:rsidR="00995340" w:rsidRPr="00161C4F">
        <w:rPr>
          <w:iCs/>
          <w:sz w:val="20"/>
          <w:szCs w:val="20"/>
        </w:rPr>
        <w:t xml:space="preserve"> or rational and where at least one of the functions is not linea</w:t>
      </w:r>
      <w:r w:rsidR="00995340" w:rsidRPr="00161C4F">
        <w:rPr>
          <w:sz w:val="20"/>
          <w:szCs w:val="20"/>
        </w:rPr>
        <w:t>r</w:t>
      </w:r>
      <w:r w:rsidR="00995340" w:rsidRPr="00161C4F">
        <w:rPr>
          <w:i/>
          <w:sz w:val="20"/>
          <w:szCs w:val="20"/>
        </w:rPr>
        <w:t>.</w:t>
      </w:r>
    </w:p>
    <w:p w14:paraId="0E5A1F59" w14:textId="77777777" w:rsidR="00995340" w:rsidRDefault="00995340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327143AB" w14:textId="77777777" w:rsidR="00995340" w:rsidRPr="00166642" w:rsidRDefault="00995340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D714BBF" wp14:editId="7E73DDFC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105019126" name="Straight Connector 1105019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797701E4" id="Straight Connector 1105019126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E3DC2A6" w14:textId="77777777" w:rsidR="00995340" w:rsidRPr="00166642" w:rsidRDefault="00995340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626137BD" w14:textId="3FAFD4E9" w:rsidR="00995340" w:rsidRPr="00166642" w:rsidRDefault="00995340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29" w:name="_Toc146041717"/>
      <w:r>
        <w:rPr>
          <w:b/>
          <w:bCs/>
          <w:u w:val="single"/>
        </w:rPr>
        <w:t>Statistics &amp; Probability</w:t>
      </w:r>
      <w:bookmarkEnd w:id="29"/>
    </w:p>
    <w:p w14:paraId="46A43AE8" w14:textId="5FF008D9" w:rsidR="00995340" w:rsidRPr="00166642" w:rsidRDefault="00995340" w:rsidP="0097679E">
      <w:pPr>
        <w:pStyle w:val="Heading3"/>
        <w:spacing w:before="0" w:line="276" w:lineRule="auto"/>
        <w:rPr>
          <w:b/>
          <w:bCs/>
        </w:rPr>
      </w:pPr>
      <w:bookmarkStart w:id="30" w:name="_Toc146041718"/>
      <w:r>
        <w:rPr>
          <w:b/>
          <w:bCs/>
        </w:rPr>
        <w:t>Statistical Experiments &amp; Studies</w:t>
      </w:r>
      <w:bookmarkEnd w:id="30"/>
    </w:p>
    <w:p w14:paraId="2574A9AE" w14:textId="2EECA1B9" w:rsidR="00995340" w:rsidRPr="00166642" w:rsidRDefault="00995340" w:rsidP="0097679E">
      <w:pPr>
        <w:spacing w:line="276" w:lineRule="auto"/>
        <w:contextualSpacing/>
        <w:rPr>
          <w:sz w:val="20"/>
          <w:szCs w:val="20"/>
        </w:rPr>
      </w:pPr>
      <w:r>
        <w:rPr>
          <w:sz w:val="20"/>
          <w:szCs w:val="20"/>
        </w:rPr>
        <w:t>Students evaluate processes for statistical experiments, make inferences, and justify conclusions from statistical studies.</w:t>
      </w:r>
    </w:p>
    <w:p w14:paraId="079E320F" w14:textId="77777777" w:rsidR="00995340" w:rsidRPr="00166642" w:rsidRDefault="00995340" w:rsidP="0097679E">
      <w:pPr>
        <w:spacing w:line="276" w:lineRule="auto"/>
        <w:contextualSpacing/>
      </w:pPr>
    </w:p>
    <w:p w14:paraId="5AF3259E" w14:textId="5B9DE0D2" w:rsidR="00995340" w:rsidRPr="00166642" w:rsidRDefault="0099534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2.SP.</w:t>
      </w:r>
      <w:proofErr w:type="gramEnd"/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EB430E">
        <w:rPr>
          <w:color w:val="000000" w:themeColor="text1"/>
          <w:sz w:val="20"/>
          <w:szCs w:val="20"/>
        </w:rPr>
        <w:t>Use data from a random sample to make inferences about a population.</w:t>
      </w:r>
    </w:p>
    <w:p w14:paraId="3CF6F2C5" w14:textId="58A0C528" w:rsidR="00995340" w:rsidRPr="00166642" w:rsidRDefault="00995340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2.SP.</w:t>
      </w:r>
      <w:proofErr w:type="gramEnd"/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 xml:space="preserve">Compare </w:t>
      </w:r>
      <w:r w:rsidRPr="00995340">
        <w:rPr>
          <w:iCs/>
          <w:sz w:val="20"/>
          <w:szCs w:val="20"/>
        </w:rPr>
        <w:t xml:space="preserve">theoretical and empirical probabilities </w:t>
      </w:r>
      <w:r>
        <w:rPr>
          <w:sz w:val="20"/>
          <w:szCs w:val="20"/>
        </w:rPr>
        <w:t>using simulations.</w:t>
      </w:r>
    </w:p>
    <w:p w14:paraId="68CC3745" w14:textId="6988F62D" w:rsidR="00995340" w:rsidRDefault="0099534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2.SP.</w:t>
      </w:r>
      <w:proofErr w:type="gramEnd"/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Distinguish between sample surveys, experiments, and observational studies and explain the purpose of randomization in statistical studies.</w:t>
      </w:r>
    </w:p>
    <w:p w14:paraId="4AF48FAD" w14:textId="77777777" w:rsidR="00995340" w:rsidRDefault="00995340" w:rsidP="0097679E">
      <w:pPr>
        <w:tabs>
          <w:tab w:val="left" w:pos="1080"/>
          <w:tab w:val="left" w:pos="1800"/>
          <w:tab w:val="left" w:pos="2070"/>
        </w:tabs>
        <w:spacing w:line="276" w:lineRule="auto"/>
        <w:rPr>
          <w:sz w:val="20"/>
          <w:szCs w:val="20"/>
        </w:rPr>
      </w:pPr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99534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2.SP.</w:t>
      </w:r>
      <w:proofErr w:type="gramEnd"/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Read and explain, in context, the validity of data from outside reports by:</w:t>
      </w:r>
    </w:p>
    <w:p w14:paraId="2338BA5D" w14:textId="77777777" w:rsidR="00995340" w:rsidRPr="00995340" w:rsidRDefault="00995340" w:rsidP="00581CF3">
      <w:pPr>
        <w:numPr>
          <w:ilvl w:val="0"/>
          <w:numId w:val="1"/>
        </w:numPr>
        <w:tabs>
          <w:tab w:val="left" w:pos="824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Identifying the </w:t>
      </w:r>
      <w:r w:rsidRPr="00995340">
        <w:rPr>
          <w:sz w:val="20"/>
          <w:szCs w:val="20"/>
        </w:rPr>
        <w:t>variables as quantitative or categorical.</w:t>
      </w:r>
    </w:p>
    <w:p w14:paraId="52524572" w14:textId="77777777" w:rsidR="00995340" w:rsidRPr="00995340" w:rsidRDefault="00995340" w:rsidP="00581CF3">
      <w:pPr>
        <w:numPr>
          <w:ilvl w:val="0"/>
          <w:numId w:val="1"/>
        </w:numPr>
        <w:tabs>
          <w:tab w:val="left" w:pos="824"/>
        </w:tabs>
        <w:spacing w:line="276" w:lineRule="auto"/>
        <w:ind w:left="1440"/>
        <w:rPr>
          <w:sz w:val="20"/>
          <w:szCs w:val="20"/>
        </w:rPr>
      </w:pPr>
      <w:r w:rsidRPr="00995340">
        <w:rPr>
          <w:sz w:val="20"/>
          <w:szCs w:val="20"/>
        </w:rPr>
        <w:t>Describing how the data was collected.</w:t>
      </w:r>
    </w:p>
    <w:p w14:paraId="629B9878" w14:textId="77777777" w:rsidR="00995340" w:rsidRPr="00995340" w:rsidRDefault="00995340" w:rsidP="00581CF3">
      <w:pPr>
        <w:numPr>
          <w:ilvl w:val="0"/>
          <w:numId w:val="1"/>
        </w:numPr>
        <w:tabs>
          <w:tab w:val="left" w:pos="824"/>
        </w:tabs>
        <w:spacing w:line="276" w:lineRule="auto"/>
        <w:ind w:left="1440"/>
        <w:rPr>
          <w:sz w:val="20"/>
          <w:szCs w:val="20"/>
        </w:rPr>
      </w:pPr>
      <w:r w:rsidRPr="00995340">
        <w:rPr>
          <w:sz w:val="20"/>
          <w:szCs w:val="20"/>
        </w:rPr>
        <w:t>Indicating any potential biases or flaws.</w:t>
      </w:r>
    </w:p>
    <w:p w14:paraId="0150ABB2" w14:textId="5F8913E8" w:rsidR="005C66C4" w:rsidRPr="0097679E" w:rsidRDefault="00995340" w:rsidP="00581CF3">
      <w:pPr>
        <w:numPr>
          <w:ilvl w:val="0"/>
          <w:numId w:val="1"/>
        </w:numPr>
        <w:tabs>
          <w:tab w:val="left" w:pos="824"/>
        </w:tabs>
        <w:spacing w:line="276" w:lineRule="auto"/>
        <w:ind w:left="1440"/>
        <w:rPr>
          <w:sz w:val="20"/>
          <w:szCs w:val="20"/>
        </w:rPr>
      </w:pPr>
      <w:r w:rsidRPr="00995340">
        <w:rPr>
          <w:sz w:val="20"/>
          <w:szCs w:val="20"/>
        </w:rPr>
        <w:t xml:space="preserve">Identifying </w:t>
      </w:r>
      <w:proofErr w:type="gramStart"/>
      <w:r w:rsidRPr="00995340">
        <w:rPr>
          <w:sz w:val="20"/>
          <w:szCs w:val="20"/>
        </w:rPr>
        <w:t>inferences</w:t>
      </w:r>
      <w:proofErr w:type="gramEnd"/>
      <w:r w:rsidRPr="00995340">
        <w:rPr>
          <w:sz w:val="20"/>
          <w:szCs w:val="20"/>
        </w:rPr>
        <w:t xml:space="preserve"> the author of the report made from sample data.</w:t>
      </w:r>
    </w:p>
    <w:p w14:paraId="540F83EF" w14:textId="4613D17A" w:rsidR="00821D96" w:rsidRPr="005C66C4" w:rsidRDefault="00821D9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2454E06" w14:textId="77777777" w:rsidR="00821D96" w:rsidRPr="00166642" w:rsidRDefault="00821D9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D5FE895" wp14:editId="536A6F99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758685623" name="Straight Connector 758685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5616C1E5" id="Straight Connector 758685623" o:spid="_x0000_s1026" style="position:absolute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67CF3317" w14:textId="77777777" w:rsidR="00821D96" w:rsidRPr="00166642" w:rsidRDefault="00821D96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12E7DD63" w14:textId="77777777" w:rsidR="00821D96" w:rsidRPr="00166642" w:rsidRDefault="00000000" w:rsidP="0097679E">
      <w:pPr>
        <w:spacing w:line="276" w:lineRule="auto"/>
        <w:jc w:val="center"/>
        <w:rPr>
          <w:b/>
          <w:bCs/>
          <w:sz w:val="20"/>
          <w:szCs w:val="20"/>
        </w:rPr>
      </w:pPr>
      <w:hyperlink w:anchor="Contents" w:history="1">
        <w:r w:rsidR="00821D96" w:rsidRPr="00166642">
          <w:rPr>
            <w:rStyle w:val="Hyperlink"/>
            <w:b/>
            <w:bCs/>
            <w:sz w:val="20"/>
            <w:szCs w:val="20"/>
          </w:rPr>
          <w:t>Return to the Table of Contents</w:t>
        </w:r>
      </w:hyperlink>
    </w:p>
    <w:p w14:paraId="5ABE87B9" w14:textId="77777777" w:rsidR="00821D96" w:rsidRDefault="00821D96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635899A6" w14:textId="77777777" w:rsidR="000B7EE5" w:rsidRDefault="000B7EE5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351124B0" w14:textId="77777777" w:rsidR="000B7EE5" w:rsidRDefault="000B7EE5" w:rsidP="0097679E">
      <w:pPr>
        <w:pStyle w:val="Heading1"/>
        <w:spacing w:before="0" w:line="276" w:lineRule="auto"/>
        <w:contextualSpacing/>
        <w:rPr>
          <w:b/>
          <w:bCs/>
        </w:rPr>
        <w:sectPr w:rsidR="000B7EE5" w:rsidSect="00767827">
          <w:headerReference w:type="even" r:id="rId14"/>
          <w:headerReference w:type="default" r:id="rId15"/>
          <w:headerReference w:type="first" r:id="rId16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76AB9DE8" w14:textId="2F56C138" w:rsidR="004445EA" w:rsidRPr="004445EA" w:rsidRDefault="000B7EE5" w:rsidP="0097679E">
      <w:pPr>
        <w:pStyle w:val="Heading1"/>
        <w:spacing w:before="0" w:line="276" w:lineRule="auto"/>
        <w:contextualSpacing/>
        <w:rPr>
          <w:b/>
          <w:bCs/>
        </w:rPr>
      </w:pPr>
      <w:bookmarkStart w:id="31" w:name="_Toc146041719"/>
      <w:r>
        <w:rPr>
          <w:b/>
          <w:bCs/>
        </w:rPr>
        <w:lastRenderedPageBreak/>
        <w:t>TECHNICAL</w:t>
      </w:r>
      <w:r w:rsidRPr="00166642">
        <w:rPr>
          <w:b/>
          <w:bCs/>
        </w:rPr>
        <w:t xml:space="preserve"> MATH STANDARDS</w:t>
      </w:r>
      <w:bookmarkEnd w:id="31"/>
    </w:p>
    <w:p w14:paraId="7460CC26" w14:textId="3A74BBD4" w:rsidR="000B7EE5" w:rsidRPr="00166642" w:rsidRDefault="000B7EE5" w:rsidP="0097679E">
      <w:pPr>
        <w:spacing w:line="276" w:lineRule="auto"/>
        <w:contextualSpacing/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71952039" wp14:editId="01021A0E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472515078" name="Straight Connector 472515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367D7035" id="Straight Connector 472515078" o:spid="_x0000_s1026" style="position:absolute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DF07EE3" w14:textId="77777777" w:rsidR="004445EA" w:rsidRDefault="004445EA" w:rsidP="0097679E">
      <w:pPr>
        <w:pStyle w:val="Heading2"/>
        <w:spacing w:before="0" w:line="276" w:lineRule="auto"/>
        <w:rPr>
          <w:b/>
          <w:bCs/>
          <w:u w:val="single"/>
        </w:rPr>
      </w:pPr>
    </w:p>
    <w:p w14:paraId="4084B103" w14:textId="2E3F5018" w:rsidR="000B7EE5" w:rsidRPr="00166642" w:rsidRDefault="000B7EE5" w:rsidP="0097679E">
      <w:pPr>
        <w:pStyle w:val="Heading2"/>
        <w:spacing w:before="0" w:line="276" w:lineRule="auto"/>
        <w:rPr>
          <w:b/>
          <w:bCs/>
          <w:u w:val="single"/>
        </w:rPr>
      </w:pPr>
      <w:bookmarkStart w:id="32" w:name="_Toc146041720"/>
      <w:r>
        <w:rPr>
          <w:b/>
          <w:bCs/>
          <w:u w:val="single"/>
        </w:rPr>
        <w:t>Mathematical Processes &amp; Modeling</w:t>
      </w:r>
      <w:bookmarkEnd w:id="32"/>
    </w:p>
    <w:p w14:paraId="3D878673" w14:textId="18856519" w:rsidR="000B7EE5" w:rsidRPr="00166642" w:rsidRDefault="000B7EE5" w:rsidP="0097679E">
      <w:pPr>
        <w:pStyle w:val="Heading3"/>
        <w:spacing w:before="0" w:line="276" w:lineRule="auto"/>
        <w:rPr>
          <w:b/>
          <w:bCs/>
        </w:rPr>
      </w:pPr>
      <w:bookmarkStart w:id="33" w:name="_Toc146041721"/>
      <w:r>
        <w:rPr>
          <w:b/>
          <w:bCs/>
        </w:rPr>
        <w:t>Mathematical Processes &amp; Modeling</w:t>
      </w:r>
      <w:bookmarkEnd w:id="33"/>
    </w:p>
    <w:p w14:paraId="133DB2C3" w14:textId="674CC06D" w:rsidR="000B7EE5" w:rsidRPr="00166642" w:rsidRDefault="006E6A46" w:rsidP="0097679E">
      <w:pPr>
        <w:widowControl w:val="0"/>
        <w:spacing w:line="276" w:lineRule="auto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>Students use mathematical processes and models to acquire, demonstrate, and communicate mathematical understanding in real-world scenarios</w:t>
      </w:r>
      <w:r w:rsidR="000B7EE5">
        <w:rPr>
          <w:bCs/>
          <w:sz w:val="20"/>
          <w:szCs w:val="20"/>
        </w:rPr>
        <w:t xml:space="preserve">. </w:t>
      </w:r>
    </w:p>
    <w:p w14:paraId="40FF932B" w14:textId="77777777" w:rsidR="000B7EE5" w:rsidRPr="00166642" w:rsidRDefault="000B7EE5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27BDB888" w14:textId="42F3FD5A" w:rsidR="000B7EE5" w:rsidRPr="00166642" w:rsidRDefault="006E6A4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TM.MPM.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>
        <w:rPr>
          <w:sz w:val="20"/>
          <w:szCs w:val="20"/>
        </w:rPr>
        <w:t>Apply mathematics to problems arising in everyday life, workplace, and society.</w:t>
      </w:r>
    </w:p>
    <w:p w14:paraId="345D0011" w14:textId="0EED5DBD" w:rsidR="000B7EE5" w:rsidRDefault="006E6A4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TM.MPM.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>
        <w:rPr>
          <w:sz w:val="20"/>
          <w:szCs w:val="20"/>
        </w:rPr>
        <w:t>Use mathematical processes with algebraic formulas, numerical techniques, and graphs to solve real-world scenarios.</w:t>
      </w:r>
    </w:p>
    <w:p w14:paraId="54F8457F" w14:textId="77777777" w:rsidR="006E6A46" w:rsidRDefault="006E6A46" w:rsidP="0097679E">
      <w:pPr>
        <w:tabs>
          <w:tab w:val="left" w:pos="990"/>
          <w:tab w:val="left" w:pos="108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TM.MPM.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>
        <w:rPr>
          <w:sz w:val="20"/>
          <w:szCs w:val="20"/>
        </w:rPr>
        <w:t>Create mathematical models and use problem-solving skills, independently and as a collaborative team, for real-world scenarios to:</w:t>
      </w:r>
    </w:p>
    <w:p w14:paraId="76BB6315" w14:textId="77777777" w:rsidR="006E6A46" w:rsidRDefault="006E6A46" w:rsidP="00581CF3">
      <w:pPr>
        <w:pStyle w:val="ListParagraph"/>
        <w:numPr>
          <w:ilvl w:val="0"/>
          <w:numId w:val="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6E6A46">
        <w:rPr>
          <w:sz w:val="20"/>
          <w:szCs w:val="20"/>
        </w:rPr>
        <w:t>Analyze given information or data</w:t>
      </w:r>
    </w:p>
    <w:p w14:paraId="1C66D138" w14:textId="77777777" w:rsidR="006E6A46" w:rsidRDefault="006E6A46" w:rsidP="00581CF3">
      <w:pPr>
        <w:pStyle w:val="ListParagraph"/>
        <w:numPr>
          <w:ilvl w:val="0"/>
          <w:numId w:val="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6E6A46">
        <w:rPr>
          <w:sz w:val="20"/>
          <w:szCs w:val="20"/>
        </w:rPr>
        <w:t>Identify patterns or relationship</w:t>
      </w:r>
      <w:r>
        <w:rPr>
          <w:sz w:val="20"/>
          <w:szCs w:val="20"/>
        </w:rPr>
        <w:t>s</w:t>
      </w:r>
    </w:p>
    <w:p w14:paraId="3FE7D0A5" w14:textId="77777777" w:rsidR="006E6A46" w:rsidRDefault="006E6A46" w:rsidP="00581CF3">
      <w:pPr>
        <w:pStyle w:val="ListParagraph"/>
        <w:numPr>
          <w:ilvl w:val="0"/>
          <w:numId w:val="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6E6A46">
        <w:rPr>
          <w:sz w:val="20"/>
          <w:szCs w:val="20"/>
        </w:rPr>
        <w:t>Formulate a plan or strategy</w:t>
      </w:r>
    </w:p>
    <w:p w14:paraId="3C185D6C" w14:textId="77777777" w:rsidR="006E6A46" w:rsidRDefault="006E6A46" w:rsidP="00581CF3">
      <w:pPr>
        <w:pStyle w:val="ListParagraph"/>
        <w:numPr>
          <w:ilvl w:val="0"/>
          <w:numId w:val="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6E6A46">
        <w:rPr>
          <w:sz w:val="20"/>
          <w:szCs w:val="20"/>
        </w:rPr>
        <w:t xml:space="preserve">Estimate solutions </w:t>
      </w:r>
    </w:p>
    <w:p w14:paraId="4E10C5B4" w14:textId="77777777" w:rsidR="006E6A46" w:rsidRDefault="006E6A46" w:rsidP="00581CF3">
      <w:pPr>
        <w:pStyle w:val="ListParagraph"/>
        <w:numPr>
          <w:ilvl w:val="0"/>
          <w:numId w:val="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6E6A46">
        <w:rPr>
          <w:sz w:val="20"/>
          <w:szCs w:val="20"/>
        </w:rPr>
        <w:t>Determine a solution</w:t>
      </w:r>
    </w:p>
    <w:p w14:paraId="0FCC2667" w14:textId="77777777" w:rsidR="006E6A46" w:rsidRDefault="006E6A46" w:rsidP="00581CF3">
      <w:pPr>
        <w:pStyle w:val="ListParagraph"/>
        <w:numPr>
          <w:ilvl w:val="0"/>
          <w:numId w:val="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6E6A46">
        <w:rPr>
          <w:sz w:val="20"/>
          <w:szCs w:val="20"/>
        </w:rPr>
        <w:t>Justify a solution and its reasonableness</w:t>
      </w:r>
    </w:p>
    <w:p w14:paraId="162B46F9" w14:textId="77777777" w:rsidR="006E6A46" w:rsidRDefault="006E6A46" w:rsidP="00581CF3">
      <w:pPr>
        <w:pStyle w:val="ListParagraph"/>
        <w:numPr>
          <w:ilvl w:val="0"/>
          <w:numId w:val="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6E6A46">
        <w:rPr>
          <w:sz w:val="20"/>
          <w:szCs w:val="20"/>
        </w:rPr>
        <w:t xml:space="preserve">Describe limitations </w:t>
      </w:r>
    </w:p>
    <w:p w14:paraId="01AA5AD4" w14:textId="4C66DFAA" w:rsidR="006E6A46" w:rsidRDefault="006E6A46" w:rsidP="00581CF3">
      <w:pPr>
        <w:pStyle w:val="ListParagraph"/>
        <w:numPr>
          <w:ilvl w:val="0"/>
          <w:numId w:val="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6E6A46">
        <w:rPr>
          <w:sz w:val="20"/>
          <w:szCs w:val="20"/>
        </w:rPr>
        <w:t xml:space="preserve">Identify how results are affected by changing </w:t>
      </w:r>
      <w:r>
        <w:rPr>
          <w:sz w:val="20"/>
          <w:szCs w:val="20"/>
        </w:rPr>
        <w:t>parameters</w:t>
      </w:r>
    </w:p>
    <w:p w14:paraId="6ED84AAA" w14:textId="5D7C392D" w:rsidR="000B7EE5" w:rsidRPr="006E6A46" w:rsidRDefault="006E6A46" w:rsidP="00581CF3">
      <w:pPr>
        <w:pStyle w:val="ListParagraph"/>
        <w:numPr>
          <w:ilvl w:val="0"/>
          <w:numId w:val="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6E6A46">
        <w:rPr>
          <w:sz w:val="20"/>
          <w:szCs w:val="20"/>
        </w:rPr>
        <w:t>Suggest improvements</w:t>
      </w:r>
    </w:p>
    <w:p w14:paraId="1E189BA8" w14:textId="7C747934" w:rsidR="006E6A46" w:rsidRPr="00166642" w:rsidRDefault="006E6A4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TM.MPM.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Select appropriate tools and techniques to solve problems.</w:t>
      </w:r>
    </w:p>
    <w:p w14:paraId="311839C6" w14:textId="2D782A8D" w:rsidR="006E6A46" w:rsidRDefault="006E6A4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TM.MPM.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Demonstrate effective use of resources.</w:t>
      </w:r>
    </w:p>
    <w:p w14:paraId="096D2E2F" w14:textId="753D2E43" w:rsidR="006E6A46" w:rsidRPr="00166642" w:rsidRDefault="006E6A4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TM.MPM.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 xml:space="preserve">Use precise mathematical language and multiple representations to </w:t>
      </w:r>
      <w:r w:rsidR="0007569C">
        <w:rPr>
          <w:sz w:val="20"/>
          <w:szCs w:val="20"/>
        </w:rPr>
        <w:t xml:space="preserve">organize, record, and </w:t>
      </w:r>
      <w:r>
        <w:rPr>
          <w:sz w:val="20"/>
          <w:szCs w:val="20"/>
        </w:rPr>
        <w:t>communicate mathematical ideas or solutions</w:t>
      </w:r>
      <w:r w:rsidR="00161C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to </w:t>
      </w:r>
      <w:r w:rsidR="002A7BFD">
        <w:rPr>
          <w:sz w:val="20"/>
          <w:szCs w:val="20"/>
        </w:rPr>
        <w:t xml:space="preserve">solve </w:t>
      </w:r>
      <w:r>
        <w:rPr>
          <w:sz w:val="20"/>
          <w:szCs w:val="20"/>
        </w:rPr>
        <w:t>real-world scenarios</w:t>
      </w:r>
      <w:r w:rsidR="00161C4F">
        <w:rPr>
          <w:sz w:val="20"/>
          <w:szCs w:val="20"/>
        </w:rPr>
        <w:t xml:space="preserve"> independently and collaboratively</w:t>
      </w:r>
      <w:r w:rsidR="0007569C">
        <w:rPr>
          <w:sz w:val="20"/>
          <w:szCs w:val="20"/>
        </w:rPr>
        <w:t>.</w:t>
      </w:r>
    </w:p>
    <w:p w14:paraId="7AB54853" w14:textId="77777777" w:rsidR="000B7EE5" w:rsidRPr="00166642" w:rsidRDefault="000B7EE5" w:rsidP="0097679E">
      <w:pPr>
        <w:widowControl w:val="0"/>
        <w:spacing w:line="276" w:lineRule="auto"/>
        <w:contextualSpacing/>
        <w:rPr>
          <w:rFonts w:eastAsiaTheme="minorEastAsia"/>
          <w:sz w:val="20"/>
          <w:szCs w:val="20"/>
        </w:rPr>
      </w:pPr>
    </w:p>
    <w:p w14:paraId="34A76B89" w14:textId="77777777" w:rsidR="000B7EE5" w:rsidRPr="00166642" w:rsidRDefault="000B7EE5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8AE3B90" wp14:editId="5F2FF128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496006676" name="Straight Connector 496006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578A3C60" id="Straight Connector 496006676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15D53BF7" w14:textId="77777777" w:rsidR="000B7EE5" w:rsidRPr="00166642" w:rsidRDefault="000B7EE5" w:rsidP="0097679E">
      <w:pPr>
        <w:widowControl w:val="0"/>
        <w:tabs>
          <w:tab w:val="left" w:pos="6425"/>
        </w:tabs>
        <w:spacing w:line="276" w:lineRule="auto"/>
        <w:ind w:left="806" w:right="1440" w:hanging="806"/>
        <w:contextualSpacing/>
        <w:rPr>
          <w:color w:val="000000"/>
          <w:sz w:val="22"/>
          <w:szCs w:val="22"/>
          <w:shd w:val="clear" w:color="auto" w:fill="FFFFFF"/>
        </w:rPr>
      </w:pPr>
    </w:p>
    <w:p w14:paraId="306A3A5D" w14:textId="7A5AE5FD" w:rsidR="000B7EE5" w:rsidRPr="00166642" w:rsidRDefault="000B7EE5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34" w:name="_Toc146041722"/>
      <w:r>
        <w:rPr>
          <w:b/>
          <w:bCs/>
          <w:u w:val="single"/>
        </w:rPr>
        <w:t>Numerical &amp; Proportional Reasoning</w:t>
      </w:r>
      <w:bookmarkEnd w:id="34"/>
    </w:p>
    <w:p w14:paraId="764DCE22" w14:textId="7893E986" w:rsidR="000B7EE5" w:rsidRPr="00166642" w:rsidRDefault="000B7EE5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35" w:name="_Toc146041723"/>
      <w:r>
        <w:rPr>
          <w:b/>
          <w:bCs/>
        </w:rPr>
        <w:t>Model with Estimation</w:t>
      </w:r>
      <w:bookmarkEnd w:id="35"/>
    </w:p>
    <w:p w14:paraId="21E9F214" w14:textId="6CDCF489" w:rsidR="000B7EE5" w:rsidRPr="00166642" w:rsidRDefault="000B7EE5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Students </w:t>
      </w:r>
      <w:r w:rsidR="006E6A46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>use estimation to solve real-world problems and assess the reasonableness of a solution.</w:t>
      </w:r>
    </w:p>
    <w:p w14:paraId="26F8A955" w14:textId="77777777" w:rsidR="000B7EE5" w:rsidRPr="00166642" w:rsidRDefault="000B7EE5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2C84E0F8" w14:textId="31BAAD19" w:rsidR="000B7EE5" w:rsidRDefault="006E6A46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TM.NPR.1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0B7EE5" w:rsidRPr="00166642">
        <w:tab/>
      </w:r>
      <w:r>
        <w:rPr>
          <w:sz w:val="20"/>
          <w:szCs w:val="20"/>
        </w:rPr>
        <w:t>Use estimation to identify the most reasonable mathematical solution.</w:t>
      </w:r>
    </w:p>
    <w:p w14:paraId="11A4C401" w14:textId="2E283382" w:rsidR="006E6A46" w:rsidRPr="00166642" w:rsidRDefault="006E6A46" w:rsidP="0097679E">
      <w:pPr>
        <w:spacing w:line="276" w:lineRule="auto"/>
        <w:ind w:left="1080" w:hanging="1080"/>
        <w:contextualSpacing/>
        <w:rPr>
          <w:rFonts w:ascii="Arial" w:eastAsia="Arial" w:hAnsi="Arial" w:cs="Arial"/>
          <w:color w:val="000000" w:themeColor="text1"/>
          <w:sz w:val="18"/>
          <w:szCs w:val="18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TM.NPR.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>Use estimation and precision in real-world scenarios.</w:t>
      </w:r>
    </w:p>
    <w:p w14:paraId="00B761B0" w14:textId="77777777" w:rsidR="000B7EE5" w:rsidRPr="00166642" w:rsidRDefault="000B7EE5" w:rsidP="0097679E">
      <w:pPr>
        <w:spacing w:line="276" w:lineRule="auto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162B5D61" w14:textId="0065FB6F" w:rsidR="000B7EE5" w:rsidRPr="00166642" w:rsidRDefault="000B7EE5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36" w:name="_Toc146041724"/>
      <w:r>
        <w:rPr>
          <w:b/>
          <w:bCs/>
        </w:rPr>
        <w:t>Proportional Reasoning</w:t>
      </w:r>
      <w:bookmarkEnd w:id="36"/>
    </w:p>
    <w:p w14:paraId="18AA0DCF" w14:textId="253397FD" w:rsidR="000B7EE5" w:rsidRPr="00166642" w:rsidRDefault="000B7EE5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  <w:r w:rsidRPr="00166642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Students </w:t>
      </w:r>
      <w:r w:rsidR="006E6A46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>understand and reason about relationships between quantities</w:t>
      </w:r>
      <w:r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. </w:t>
      </w:r>
    </w:p>
    <w:p w14:paraId="4EE08CB0" w14:textId="77777777" w:rsidR="000B7EE5" w:rsidRPr="00166642" w:rsidRDefault="000B7EE5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612D974A" w14:textId="6986BE52" w:rsidR="006E6A46" w:rsidRDefault="006E6A46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TM.NPR.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0B7EE5" w:rsidRPr="00166642">
        <w:tab/>
      </w:r>
      <w:r>
        <w:rPr>
          <w:sz w:val="20"/>
          <w:szCs w:val="20"/>
        </w:rPr>
        <w:t>Solve real</w:t>
      </w:r>
      <w:r w:rsidR="00700CB8">
        <w:rPr>
          <w:sz w:val="20"/>
          <w:szCs w:val="20"/>
        </w:rPr>
        <w:t>-</w:t>
      </w:r>
      <w:r>
        <w:rPr>
          <w:sz w:val="20"/>
          <w:szCs w:val="20"/>
        </w:rPr>
        <w:t>world</w:t>
      </w:r>
      <w:r w:rsidR="00700CB8">
        <w:rPr>
          <w:sz w:val="20"/>
          <w:szCs w:val="20"/>
        </w:rPr>
        <w:t xml:space="preserve"> </w:t>
      </w:r>
      <w:r>
        <w:rPr>
          <w:sz w:val="20"/>
          <w:szCs w:val="20"/>
        </w:rPr>
        <w:t>problems and interpret results involving calculations with percentages, decimals, and fractions.</w:t>
      </w:r>
    </w:p>
    <w:p w14:paraId="5AA58827" w14:textId="1FC00269" w:rsidR="64CF2CA9" w:rsidRDefault="6BB695FA" w:rsidP="002D4F71">
      <w:pPr>
        <w:pStyle w:val="ListParagraph"/>
        <w:numPr>
          <w:ilvl w:val="0"/>
          <w:numId w:val="6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6305C74E">
        <w:rPr>
          <w:sz w:val="20"/>
          <w:szCs w:val="20"/>
        </w:rPr>
        <w:t xml:space="preserve">Calculations include: conversions, percent </w:t>
      </w:r>
      <w:r w:rsidRPr="7AC4B0C7">
        <w:rPr>
          <w:sz w:val="20"/>
          <w:szCs w:val="20"/>
        </w:rPr>
        <w:t xml:space="preserve">change, and </w:t>
      </w:r>
      <w:r w:rsidRPr="2A8949B3">
        <w:rPr>
          <w:sz w:val="20"/>
          <w:szCs w:val="20"/>
        </w:rPr>
        <w:t xml:space="preserve">percent of </w:t>
      </w:r>
      <w:r w:rsidR="0022770C" w:rsidRPr="2A8949B3">
        <w:rPr>
          <w:sz w:val="20"/>
          <w:szCs w:val="20"/>
        </w:rPr>
        <w:t>quantities</w:t>
      </w:r>
    </w:p>
    <w:p w14:paraId="7335A453" w14:textId="3CBCC7DD" w:rsidR="000B7EE5" w:rsidRPr="00166642" w:rsidRDefault="006E6A46" w:rsidP="0097679E">
      <w:pPr>
        <w:spacing w:line="276" w:lineRule="auto"/>
        <w:ind w:left="1080" w:hanging="1080"/>
        <w:contextualSpacing/>
        <w:rPr>
          <w:rFonts w:eastAsiaTheme="minorEastAsia" w:cstheme="minorHAnsi"/>
          <w:sz w:val="20"/>
          <w:szCs w:val="20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TM.NPR.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>
        <w:rPr>
          <w:sz w:val="20"/>
          <w:szCs w:val="20"/>
        </w:rPr>
        <w:t>Recognize, set up, and solve proportions from real-world scenarios</w:t>
      </w:r>
      <w:r w:rsidR="000B7EE5">
        <w:rPr>
          <w:sz w:val="20"/>
          <w:szCs w:val="20"/>
        </w:rPr>
        <w:t>.</w:t>
      </w:r>
    </w:p>
    <w:p w14:paraId="6BEDFD02" w14:textId="00AB82D9" w:rsidR="000B7EE5" w:rsidRPr="00166642" w:rsidRDefault="006E6A46" w:rsidP="0097679E">
      <w:pPr>
        <w:tabs>
          <w:tab w:val="left" w:pos="1080"/>
        </w:tabs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lastRenderedPageBreak/>
        <w:t>TM.NPR.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rPr>
          <w:rFonts w:eastAsiaTheme="minorEastAsia"/>
          <w:color w:val="000000" w:themeColor="text1"/>
          <w:sz w:val="20"/>
          <w:szCs w:val="20"/>
        </w:rPr>
        <w:tab/>
      </w:r>
      <w:r>
        <w:rPr>
          <w:sz w:val="20"/>
          <w:szCs w:val="20"/>
        </w:rPr>
        <w:t>Utilize real-world scenarios requiring interpretation and comparison of various representations of rates, ratios, and proportions including scale drawings.</w:t>
      </w:r>
    </w:p>
    <w:p w14:paraId="2410357B" w14:textId="77777777" w:rsidR="000B7EE5" w:rsidRDefault="000B7EE5" w:rsidP="0097679E">
      <w:pPr>
        <w:tabs>
          <w:tab w:val="left" w:pos="1080"/>
        </w:tabs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04253A3B" w14:textId="1CFC27FC" w:rsidR="000B7EE5" w:rsidRPr="00166642" w:rsidRDefault="000B7EE5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37" w:name="_Toc146041725"/>
      <w:r>
        <w:rPr>
          <w:b/>
          <w:bCs/>
        </w:rPr>
        <w:t>Comparison</w:t>
      </w:r>
      <w:bookmarkEnd w:id="37"/>
    </w:p>
    <w:p w14:paraId="2337A1C8" w14:textId="0039AF85" w:rsidR="000B7EE5" w:rsidRPr="00166642" w:rsidRDefault="000B7EE5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  <w:r w:rsidRPr="00166642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Students </w:t>
      </w:r>
      <w:r w:rsidR="006E6A46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>use number sense and proportional reasoning to draw conclusions and communicate results</w:t>
      </w:r>
      <w:r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. </w:t>
      </w:r>
    </w:p>
    <w:p w14:paraId="28463FE9" w14:textId="77777777" w:rsidR="000B7EE5" w:rsidRPr="00166642" w:rsidRDefault="000B7EE5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2A0EA7B6" w14:textId="5B00F73C" w:rsidR="000B7EE5" w:rsidRPr="00166642" w:rsidRDefault="006E6A46" w:rsidP="0097679E">
      <w:pPr>
        <w:spacing w:line="276" w:lineRule="auto"/>
        <w:ind w:left="1080" w:hanging="1080"/>
        <w:contextualSpacing/>
        <w:rPr>
          <w:rFonts w:ascii="Arial" w:eastAsia="Arial" w:hAnsi="Arial" w:cs="Arial"/>
          <w:color w:val="000000" w:themeColor="text1"/>
          <w:sz w:val="18"/>
          <w:szCs w:val="18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TM.NPR.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0B7EE5" w:rsidRPr="00166642">
        <w:tab/>
      </w:r>
      <w:r>
        <w:rPr>
          <w:sz w:val="20"/>
          <w:szCs w:val="20"/>
        </w:rPr>
        <w:t>Compare magnitudes of numbers in context in different forms.</w:t>
      </w:r>
    </w:p>
    <w:p w14:paraId="0F44B156" w14:textId="2D5E7AB5" w:rsidR="000B7EE5" w:rsidRPr="00166642" w:rsidRDefault="006E6A46" w:rsidP="0097679E">
      <w:pPr>
        <w:spacing w:line="276" w:lineRule="auto"/>
        <w:ind w:left="1080" w:hanging="1080"/>
        <w:contextualSpacing/>
        <w:rPr>
          <w:rFonts w:eastAsiaTheme="minorEastAsia" w:cstheme="minorHAnsi"/>
          <w:sz w:val="20"/>
          <w:szCs w:val="20"/>
        </w:rPr>
      </w:pPr>
      <w:r w:rsidRPr="006E6A4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TM.NPR.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>
        <w:rPr>
          <w:sz w:val="20"/>
          <w:szCs w:val="20"/>
        </w:rPr>
        <w:t>Use dimensional analysis to solve problems involving multiple units of measurement.</w:t>
      </w:r>
    </w:p>
    <w:p w14:paraId="560E782D" w14:textId="77777777" w:rsidR="000B7EE5" w:rsidRPr="00166642" w:rsidRDefault="000B7EE5" w:rsidP="0097679E">
      <w:pPr>
        <w:tabs>
          <w:tab w:val="left" w:pos="1080"/>
        </w:tabs>
        <w:spacing w:line="276" w:lineRule="auto"/>
        <w:ind w:left="1080" w:hanging="1080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1CE07DFC" w14:textId="77777777" w:rsidR="000B7EE5" w:rsidRPr="00166642" w:rsidRDefault="000B7EE5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D437BC6" wp14:editId="30F03884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124747383" name="Straight Connector 1124747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3D3C843D" id="Straight Connector 1124747383" o:spid="_x0000_s1026" style="position:absolute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6B4DFF44" w14:textId="77777777" w:rsidR="000B7EE5" w:rsidRPr="00166642" w:rsidRDefault="000B7EE5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2A46C1ED" w14:textId="7A90069C" w:rsidR="000B7EE5" w:rsidRPr="00166642" w:rsidRDefault="000B7EE5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38" w:name="_Toc146041726"/>
      <w:r w:rsidRPr="004445EA">
        <w:rPr>
          <w:b/>
          <w:bCs/>
          <w:u w:val="single"/>
        </w:rPr>
        <w:t>Algebraic Relationships</w:t>
      </w:r>
      <w:bookmarkEnd w:id="38"/>
    </w:p>
    <w:p w14:paraId="778A5C10" w14:textId="00A89047" w:rsidR="000B7EE5" w:rsidRPr="00166642" w:rsidRDefault="000B7EE5" w:rsidP="0097679E">
      <w:pPr>
        <w:pStyle w:val="Heading3"/>
        <w:spacing w:before="0" w:line="276" w:lineRule="auto"/>
        <w:rPr>
          <w:b/>
          <w:bCs/>
        </w:rPr>
      </w:pPr>
      <w:bookmarkStart w:id="39" w:name="_Toc146041727"/>
      <w:r>
        <w:rPr>
          <w:b/>
          <w:bCs/>
        </w:rPr>
        <w:t>Model with Functions</w:t>
      </w:r>
      <w:bookmarkEnd w:id="39"/>
    </w:p>
    <w:p w14:paraId="11FAD025" w14:textId="1A64D2AE" w:rsidR="000B7EE5" w:rsidRPr="00166642" w:rsidRDefault="000B7EE5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 xml:space="preserve">Students </w:t>
      </w:r>
      <w:r w:rsidR="00564AAE">
        <w:rPr>
          <w:rFonts w:eastAsia="Calibri"/>
          <w:color w:val="000000" w:themeColor="text1"/>
          <w:sz w:val="20"/>
          <w:szCs w:val="20"/>
        </w:rPr>
        <w:t>use mathematical concepts of algebra to explai</w:t>
      </w:r>
      <w:r w:rsidR="004445EA">
        <w:rPr>
          <w:rFonts w:eastAsia="Calibri"/>
          <w:color w:val="000000" w:themeColor="text1"/>
          <w:sz w:val="20"/>
          <w:szCs w:val="20"/>
        </w:rPr>
        <w:t>n linear and nonlinear applications in real-world scenarios</w:t>
      </w:r>
      <w:r>
        <w:rPr>
          <w:rFonts w:eastAsia="Calibri"/>
          <w:color w:val="000000" w:themeColor="text1"/>
          <w:sz w:val="20"/>
          <w:szCs w:val="20"/>
        </w:rPr>
        <w:t>.</w:t>
      </w:r>
    </w:p>
    <w:p w14:paraId="5E0FD882" w14:textId="77777777" w:rsidR="000B7EE5" w:rsidRDefault="000B7EE5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20F1CE7E" w14:textId="76F8AFDB" w:rsidR="000B7EE5" w:rsidRPr="00C46C22" w:rsidRDefault="004445EA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4445EA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TM.AR.1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>
        <w:rPr>
          <w:sz w:val="20"/>
          <w:szCs w:val="20"/>
        </w:rPr>
        <w:t>Analyze and apply rate of change in terms of real-world scenarios.</w:t>
      </w:r>
    </w:p>
    <w:p w14:paraId="2A7D3383" w14:textId="62AFB38C" w:rsidR="004445EA" w:rsidRPr="00C46C22" w:rsidRDefault="004445EA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4445EA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TM.AR.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Use concepts of systems of equations and inequalities to model and solve real-world scenarios.</w:t>
      </w:r>
    </w:p>
    <w:p w14:paraId="4D3523E0" w14:textId="24523716" w:rsidR="004445EA" w:rsidRDefault="004445EA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4445EA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TM.AR.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Use linear programming with or without the use of technology to:</w:t>
      </w:r>
    </w:p>
    <w:p w14:paraId="2CFF1462" w14:textId="77777777" w:rsidR="004445EA" w:rsidRDefault="004445EA" w:rsidP="00581CF3">
      <w:pPr>
        <w:pStyle w:val="ListParagraph"/>
        <w:numPr>
          <w:ilvl w:val="0"/>
          <w:numId w:val="7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445EA">
        <w:rPr>
          <w:sz w:val="20"/>
          <w:szCs w:val="20"/>
        </w:rPr>
        <w:t>Maximize or minimize (optimize) linear objective function in real-world scenarios.</w:t>
      </w:r>
    </w:p>
    <w:p w14:paraId="202DE6C8" w14:textId="3C448DC2" w:rsidR="004445EA" w:rsidRPr="004445EA" w:rsidRDefault="004445EA" w:rsidP="00581CF3">
      <w:pPr>
        <w:pStyle w:val="ListParagraph"/>
        <w:numPr>
          <w:ilvl w:val="0"/>
          <w:numId w:val="7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445EA">
        <w:rPr>
          <w:sz w:val="20"/>
          <w:szCs w:val="20"/>
        </w:rPr>
        <w:t>Determine the reasonableness of solutions.</w:t>
      </w:r>
    </w:p>
    <w:p w14:paraId="7299B633" w14:textId="77777777" w:rsidR="004445EA" w:rsidRPr="00166642" w:rsidRDefault="004445EA" w:rsidP="0097679E">
      <w:pPr>
        <w:spacing w:line="276" w:lineRule="auto"/>
      </w:pPr>
    </w:p>
    <w:p w14:paraId="3BFCF825" w14:textId="2701826F" w:rsidR="000B7EE5" w:rsidRPr="00166642" w:rsidRDefault="000B7EE5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40" w:name="_Toc146041728"/>
      <w:r>
        <w:rPr>
          <w:b/>
          <w:bCs/>
        </w:rPr>
        <w:t>Model with Data</w:t>
      </w:r>
      <w:bookmarkEnd w:id="40"/>
    </w:p>
    <w:p w14:paraId="72C878C8" w14:textId="6CC5F9AA" w:rsidR="000B7EE5" w:rsidRPr="00166642" w:rsidRDefault="000B7EE5" w:rsidP="0097679E">
      <w:pPr>
        <w:spacing w:line="276" w:lineRule="auto"/>
        <w:contextualSpacing/>
        <w:rPr>
          <w:rFonts w:eastAsia="Calibri" w:cstheme="minorHAnsi"/>
          <w:color w:val="000000" w:themeColor="text1"/>
          <w:sz w:val="20"/>
          <w:szCs w:val="20"/>
        </w:rPr>
      </w:pPr>
      <w:r>
        <w:rPr>
          <w:rFonts w:eastAsia="Calibri" w:cstheme="minorHAnsi"/>
          <w:color w:val="000000" w:themeColor="text1"/>
          <w:sz w:val="20"/>
          <w:szCs w:val="20"/>
        </w:rPr>
        <w:t xml:space="preserve">Students </w:t>
      </w:r>
      <w:r w:rsidR="004445EA">
        <w:rPr>
          <w:rFonts w:eastAsia="Calibri" w:cstheme="minorHAnsi"/>
          <w:color w:val="000000" w:themeColor="text1"/>
          <w:sz w:val="20"/>
          <w:szCs w:val="20"/>
        </w:rPr>
        <w:t>use data to make decisions and predictions</w:t>
      </w:r>
      <w:r>
        <w:rPr>
          <w:rFonts w:eastAsia="Calibri" w:cstheme="minorHAnsi"/>
          <w:color w:val="000000" w:themeColor="text1"/>
          <w:sz w:val="20"/>
          <w:szCs w:val="20"/>
        </w:rPr>
        <w:t>.</w:t>
      </w:r>
    </w:p>
    <w:p w14:paraId="0FCE8C97" w14:textId="77777777" w:rsidR="000B7EE5" w:rsidRPr="00166642" w:rsidRDefault="000B7EE5" w:rsidP="0097679E">
      <w:pPr>
        <w:spacing w:line="276" w:lineRule="auto"/>
        <w:contextualSpacing/>
        <w:rPr>
          <w:rFonts w:eastAsia="Calibri" w:cstheme="minorHAnsi"/>
          <w:color w:val="1F3864" w:themeColor="accent1" w:themeShade="80"/>
          <w:sz w:val="20"/>
          <w:szCs w:val="20"/>
        </w:rPr>
      </w:pPr>
    </w:p>
    <w:p w14:paraId="5F6EC8E4" w14:textId="0B09A412" w:rsidR="004445EA" w:rsidRDefault="004445EA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4445EA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TM.AR.4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>
        <w:rPr>
          <w:sz w:val="20"/>
          <w:szCs w:val="20"/>
        </w:rPr>
        <w:t>Collect and organize data, independently and as a collaborative team, to create appropriate graphical representations of real-world scenarios.</w:t>
      </w:r>
    </w:p>
    <w:p w14:paraId="1B59FEBF" w14:textId="3380FED7" w:rsidR="004445EA" w:rsidRDefault="004445EA" w:rsidP="00581CF3">
      <w:pPr>
        <w:pStyle w:val="ListParagraph"/>
        <w:numPr>
          <w:ilvl w:val="0"/>
          <w:numId w:val="8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445EA">
        <w:rPr>
          <w:sz w:val="20"/>
          <w:szCs w:val="20"/>
        </w:rPr>
        <w:t>Interpret graphical representations</w:t>
      </w:r>
      <w:r w:rsidR="00A2146B">
        <w:rPr>
          <w:sz w:val="20"/>
          <w:szCs w:val="20"/>
        </w:rPr>
        <w:t>.</w:t>
      </w:r>
    </w:p>
    <w:p w14:paraId="20E1C537" w14:textId="77777777" w:rsidR="004445EA" w:rsidRDefault="004445EA" w:rsidP="00581CF3">
      <w:pPr>
        <w:pStyle w:val="ListParagraph"/>
        <w:numPr>
          <w:ilvl w:val="0"/>
          <w:numId w:val="8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445EA">
        <w:rPr>
          <w:sz w:val="20"/>
          <w:szCs w:val="20"/>
        </w:rPr>
        <w:t>Make predictions and decisions based on representations.</w:t>
      </w:r>
    </w:p>
    <w:p w14:paraId="1020FAD9" w14:textId="4A079B68" w:rsidR="004445EA" w:rsidRPr="004445EA" w:rsidRDefault="004445EA" w:rsidP="00581CF3">
      <w:pPr>
        <w:pStyle w:val="ListParagraph"/>
        <w:numPr>
          <w:ilvl w:val="0"/>
          <w:numId w:val="8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445EA">
        <w:rPr>
          <w:sz w:val="20"/>
          <w:szCs w:val="20"/>
        </w:rPr>
        <w:t>Analyze results based on representations.</w:t>
      </w:r>
    </w:p>
    <w:p w14:paraId="1919BAAE" w14:textId="5A3A800B" w:rsidR="004445EA" w:rsidRDefault="004445EA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4445EA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TM.AR.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>
        <w:rPr>
          <w:sz w:val="20"/>
          <w:szCs w:val="20"/>
        </w:rPr>
        <w:t>Create, interpret, and analyze best-fit models of linear and exponential functions to solve real-world scenarios.</w:t>
      </w:r>
    </w:p>
    <w:p w14:paraId="2823A576" w14:textId="77777777" w:rsidR="004445EA" w:rsidRDefault="004445EA" w:rsidP="00581CF3">
      <w:pPr>
        <w:pStyle w:val="ListParagraph"/>
        <w:numPr>
          <w:ilvl w:val="0"/>
          <w:numId w:val="9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445EA">
        <w:rPr>
          <w:sz w:val="20"/>
          <w:szCs w:val="20"/>
        </w:rPr>
        <w:t>Interpret the constants, coefficients, and bases in the context of the data.</w:t>
      </w:r>
    </w:p>
    <w:p w14:paraId="1272E196" w14:textId="2913D6F1" w:rsidR="000B7EE5" w:rsidRPr="004445EA" w:rsidRDefault="004445EA" w:rsidP="00581CF3">
      <w:pPr>
        <w:pStyle w:val="ListParagraph"/>
        <w:numPr>
          <w:ilvl w:val="0"/>
          <w:numId w:val="9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445EA">
        <w:rPr>
          <w:sz w:val="20"/>
          <w:szCs w:val="20"/>
        </w:rPr>
        <w:t xml:space="preserve">Check the model for best fit and use the model, where appropriate, to draw conclusions or make predictions. </w:t>
      </w:r>
    </w:p>
    <w:p w14:paraId="5C44E81F" w14:textId="77777777" w:rsidR="000B7EE5" w:rsidRDefault="000B7EE5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</w:p>
    <w:p w14:paraId="45FED44E" w14:textId="77777777" w:rsidR="000B7EE5" w:rsidRPr="00166642" w:rsidRDefault="000B7EE5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AB4F4C7" wp14:editId="5B1F1B15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402278234" name="Straight Connector 402278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2F2F6F27" id="Straight Connector 402278234" o:spid="_x0000_s1026" style="position:absolute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5C239AC3" w14:textId="77777777" w:rsidR="000B7EE5" w:rsidRPr="00166642" w:rsidRDefault="000B7EE5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</w:p>
    <w:p w14:paraId="5CF5104B" w14:textId="0AD1759E" w:rsidR="000B7EE5" w:rsidRPr="00166642" w:rsidRDefault="000B7EE5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41" w:name="_Toc146041729"/>
      <w:r>
        <w:rPr>
          <w:b/>
          <w:bCs/>
          <w:u w:val="single"/>
        </w:rPr>
        <w:t>Measurement</w:t>
      </w:r>
      <w:bookmarkEnd w:id="41"/>
    </w:p>
    <w:p w14:paraId="407EE4D6" w14:textId="46302CF3" w:rsidR="000B7EE5" w:rsidRPr="00166642" w:rsidRDefault="000B7EE5" w:rsidP="0097679E">
      <w:pPr>
        <w:pStyle w:val="Heading3"/>
        <w:spacing w:before="0" w:line="276" w:lineRule="auto"/>
        <w:rPr>
          <w:b/>
          <w:bCs/>
        </w:rPr>
      </w:pPr>
      <w:bookmarkStart w:id="42" w:name="_Toc146041730"/>
      <w:r>
        <w:rPr>
          <w:b/>
          <w:bCs/>
        </w:rPr>
        <w:t>Measurement &amp; Measurement Tools</w:t>
      </w:r>
      <w:bookmarkEnd w:id="42"/>
    </w:p>
    <w:p w14:paraId="5F1DCC8B" w14:textId="2445C9F2" w:rsidR="000B7EE5" w:rsidRPr="00166642" w:rsidRDefault="000B7EE5" w:rsidP="0097679E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 w:rsidR="004445EA">
        <w:rPr>
          <w:sz w:val="20"/>
          <w:szCs w:val="20"/>
        </w:rPr>
        <w:t>apply measurement and use measurement tools in real-world scenarios</w:t>
      </w:r>
      <w:r w:rsidRPr="00166642">
        <w:rPr>
          <w:sz w:val="20"/>
          <w:szCs w:val="20"/>
        </w:rPr>
        <w:t>.</w:t>
      </w:r>
    </w:p>
    <w:p w14:paraId="153CD26E" w14:textId="77777777" w:rsidR="000B7EE5" w:rsidRPr="00166642" w:rsidRDefault="000B7EE5" w:rsidP="0097679E">
      <w:pPr>
        <w:spacing w:line="276" w:lineRule="auto"/>
        <w:contextualSpacing/>
      </w:pPr>
    </w:p>
    <w:p w14:paraId="596188F2" w14:textId="5A67D8F0" w:rsidR="000B7EE5" w:rsidRPr="00166642" w:rsidRDefault="004445EA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4445EA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TM.MS.1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>
        <w:rPr>
          <w:sz w:val="20"/>
          <w:szCs w:val="20"/>
        </w:rPr>
        <w:t>Convert between and within the metric system and the U.S. customary system in real-world scenarios.</w:t>
      </w:r>
    </w:p>
    <w:p w14:paraId="7E0BBBD4" w14:textId="77777777" w:rsidR="004445EA" w:rsidRDefault="004445EA" w:rsidP="0097679E">
      <w:pPr>
        <w:tabs>
          <w:tab w:val="left" w:pos="990"/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4445EA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TM.MS.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 w:rsidR="000B7EE5" w:rsidRPr="00166642">
        <w:rPr>
          <w:sz w:val="20"/>
          <w:szCs w:val="20"/>
        </w:rPr>
        <w:tab/>
      </w:r>
      <w:r>
        <w:rPr>
          <w:sz w:val="20"/>
          <w:szCs w:val="20"/>
        </w:rPr>
        <w:t>Demonstrate mastery of utilizing measuring devices:</w:t>
      </w:r>
    </w:p>
    <w:p w14:paraId="3D0D9100" w14:textId="77777777" w:rsidR="004445EA" w:rsidRDefault="004445EA" w:rsidP="00581CF3">
      <w:pPr>
        <w:pStyle w:val="ListParagraph"/>
        <w:numPr>
          <w:ilvl w:val="0"/>
          <w:numId w:val="10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445EA">
        <w:rPr>
          <w:sz w:val="20"/>
          <w:szCs w:val="20"/>
        </w:rPr>
        <w:t>Apply accurate readings of both metric and the U.S. customary</w:t>
      </w:r>
      <w:r w:rsidRPr="004445EA">
        <w:rPr>
          <w:color w:val="1F497D"/>
          <w:sz w:val="20"/>
          <w:szCs w:val="20"/>
        </w:rPr>
        <w:t xml:space="preserve"> </w:t>
      </w:r>
      <w:r w:rsidRPr="004445EA">
        <w:rPr>
          <w:sz w:val="20"/>
          <w:szCs w:val="20"/>
        </w:rPr>
        <w:t xml:space="preserve">measuring devices to a problem situation.  </w:t>
      </w:r>
    </w:p>
    <w:p w14:paraId="75CD2F47" w14:textId="74A019E0" w:rsidR="004445EA" w:rsidRPr="004445EA" w:rsidRDefault="004445EA" w:rsidP="00581CF3">
      <w:pPr>
        <w:pStyle w:val="ListParagraph"/>
        <w:numPr>
          <w:ilvl w:val="0"/>
          <w:numId w:val="10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445EA">
        <w:rPr>
          <w:sz w:val="20"/>
          <w:szCs w:val="20"/>
        </w:rPr>
        <w:lastRenderedPageBreak/>
        <w:t>Select and use appropriate measuring devices and understand the limitations of such devices for real-world scenarios.</w:t>
      </w:r>
    </w:p>
    <w:p w14:paraId="12C6067F" w14:textId="77777777" w:rsidR="004445EA" w:rsidRDefault="004445EA" w:rsidP="0097679E">
      <w:pPr>
        <w:tabs>
          <w:tab w:val="left" w:pos="990"/>
          <w:tab w:val="left" w:pos="108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4445EA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TM.MS.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0B7EE5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0B7EE5" w:rsidRPr="00166642">
        <w:tab/>
      </w:r>
      <w:r w:rsidR="000B7EE5" w:rsidRPr="00166642">
        <w:rPr>
          <w:sz w:val="20"/>
          <w:szCs w:val="20"/>
        </w:rPr>
        <w:tab/>
      </w:r>
      <w:r>
        <w:rPr>
          <w:sz w:val="20"/>
          <w:szCs w:val="20"/>
        </w:rPr>
        <w:t xml:space="preserve">Determine and use appropriate unit labels for real-world scenarios. </w:t>
      </w:r>
    </w:p>
    <w:p w14:paraId="5D7272A4" w14:textId="62064667" w:rsidR="004445EA" w:rsidRPr="004445EA" w:rsidRDefault="004445EA" w:rsidP="00581CF3">
      <w:pPr>
        <w:pStyle w:val="ListParagraph"/>
        <w:numPr>
          <w:ilvl w:val="0"/>
          <w:numId w:val="11"/>
        </w:numPr>
        <w:tabs>
          <w:tab w:val="left" w:pos="990"/>
          <w:tab w:val="left" w:pos="108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445EA">
        <w:rPr>
          <w:sz w:val="20"/>
          <w:szCs w:val="20"/>
        </w:rPr>
        <w:t>Unit labels include</w:t>
      </w:r>
      <w:r w:rsidR="00A2146B">
        <w:rPr>
          <w:sz w:val="20"/>
          <w:szCs w:val="20"/>
        </w:rPr>
        <w:t>:</w:t>
      </w:r>
      <w:r w:rsidRPr="004445EA">
        <w:rPr>
          <w:sz w:val="20"/>
          <w:szCs w:val="20"/>
        </w:rPr>
        <w:t xml:space="preserve"> length, weight, capacity, distance, temperature, time, surface area, volume, area, </w:t>
      </w:r>
      <w:r w:rsidR="004A2BA6">
        <w:rPr>
          <w:sz w:val="20"/>
          <w:szCs w:val="20"/>
        </w:rPr>
        <w:t xml:space="preserve">and </w:t>
      </w:r>
      <w:r w:rsidRPr="004445EA">
        <w:rPr>
          <w:sz w:val="20"/>
          <w:szCs w:val="20"/>
        </w:rPr>
        <w:t>perimeter</w:t>
      </w:r>
    </w:p>
    <w:p w14:paraId="77B8A058" w14:textId="4E952CB6" w:rsidR="000B7EE5" w:rsidRPr="005C66C4" w:rsidRDefault="000B7EE5" w:rsidP="0097679E">
      <w:pPr>
        <w:widowControl w:val="0"/>
        <w:spacing w:line="276" w:lineRule="auto"/>
        <w:contextualSpacing/>
        <w:rPr>
          <w:rFonts w:eastAsiaTheme="minorEastAsia"/>
          <w:color w:val="000000" w:themeColor="text1"/>
          <w:sz w:val="20"/>
          <w:szCs w:val="20"/>
        </w:rPr>
      </w:pPr>
    </w:p>
    <w:p w14:paraId="00EC4F93" w14:textId="77777777" w:rsidR="000B7EE5" w:rsidRPr="00166642" w:rsidRDefault="000B7EE5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8E200A3" wp14:editId="413F50F2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44081776" name="Straight Connector 44081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0EC4899D" id="Straight Connector 44081776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04B57AC5" w14:textId="77777777" w:rsidR="000B7EE5" w:rsidRDefault="000B7EE5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79F3799A" w14:textId="555F49C6" w:rsidR="00981EC1" w:rsidRPr="00166642" w:rsidRDefault="00981EC1" w:rsidP="00981EC1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43" w:name="_Toc146041731"/>
      <w:r>
        <w:rPr>
          <w:b/>
          <w:bCs/>
          <w:u w:val="single"/>
        </w:rPr>
        <w:t>Geometry</w:t>
      </w:r>
      <w:bookmarkEnd w:id="43"/>
    </w:p>
    <w:p w14:paraId="0C8D10F2" w14:textId="75E08ED9" w:rsidR="00981EC1" w:rsidRPr="00166642" w:rsidRDefault="00981EC1" w:rsidP="00981EC1">
      <w:pPr>
        <w:pStyle w:val="Heading3"/>
        <w:spacing w:before="0" w:line="276" w:lineRule="auto"/>
        <w:rPr>
          <w:b/>
          <w:bCs/>
        </w:rPr>
      </w:pPr>
      <w:bookmarkStart w:id="44" w:name="_Toc146041732"/>
      <w:r>
        <w:rPr>
          <w:b/>
          <w:bCs/>
        </w:rPr>
        <w:t>Model with Geometric Figures</w:t>
      </w:r>
      <w:bookmarkEnd w:id="44"/>
    </w:p>
    <w:p w14:paraId="1ACFBB1B" w14:textId="5569E643" w:rsidR="00981EC1" w:rsidRPr="00166642" w:rsidRDefault="00981EC1" w:rsidP="00981EC1">
      <w:pPr>
        <w:spacing w:line="276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Students </w:t>
      </w:r>
      <w:r w:rsidR="00EA0612">
        <w:rPr>
          <w:sz w:val="20"/>
          <w:szCs w:val="20"/>
        </w:rPr>
        <w:t xml:space="preserve">will extend geometric reasoning and model with geometric figures. </w:t>
      </w:r>
    </w:p>
    <w:p w14:paraId="2E49AE36" w14:textId="77777777" w:rsidR="00981EC1" w:rsidRPr="00166642" w:rsidRDefault="00981EC1" w:rsidP="00981EC1">
      <w:pPr>
        <w:spacing w:line="276" w:lineRule="auto"/>
        <w:contextualSpacing/>
      </w:pPr>
    </w:p>
    <w:p w14:paraId="5BAD1852" w14:textId="642E439B" w:rsidR="00981EC1" w:rsidRPr="00166642" w:rsidRDefault="00EA0612" w:rsidP="00981EC1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EA0612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TM.GEO.1</w:t>
      </w:r>
      <w:r w:rsidR="00981EC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981EC1" w:rsidRPr="00166642">
        <w:tab/>
      </w:r>
      <w:r w:rsidRPr="00EA0612">
        <w:rPr>
          <w:sz w:val="20"/>
          <w:szCs w:val="20"/>
          <w:lang w:val="en"/>
        </w:rPr>
        <w:t>Identify common geometric figures in order to identify what formulas are needed to solve situational problems.</w:t>
      </w:r>
    </w:p>
    <w:p w14:paraId="1A8ADF4D" w14:textId="3315CE3B" w:rsidR="00981EC1" w:rsidRDefault="00EA0612" w:rsidP="00EA0612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EA0612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TM.GEO.</w:t>
      </w:r>
      <w:r w:rsidR="00981EC1" w:rsidRPr="00981EC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981EC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981EC1" w:rsidRPr="00166642">
        <w:tab/>
      </w:r>
      <w:r w:rsidRPr="00EA0612">
        <w:rPr>
          <w:sz w:val="20"/>
          <w:szCs w:val="20"/>
          <w:lang w:val="en"/>
        </w:rPr>
        <w:t>Compute measurements of common geometric figures such as area, surface area, volume, perimeter, and circumference for real-world scenarios.</w:t>
      </w:r>
    </w:p>
    <w:p w14:paraId="25349689" w14:textId="03FDD54B" w:rsidR="00EA0612" w:rsidRDefault="00EA0612" w:rsidP="00EA0612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EA0612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TM.GEO.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981EC1" w:rsidRPr="00981EC1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981EC1" w:rsidRPr="00166642">
        <w:tab/>
      </w:r>
      <w:r w:rsidRPr="00EA0612">
        <w:rPr>
          <w:sz w:val="20"/>
          <w:szCs w:val="20"/>
          <w:lang w:val="en"/>
        </w:rPr>
        <w:t>Analyze how changing dimensions will affect the perimeter, circumference, area, surface area, or volume in real-world scenarios.</w:t>
      </w:r>
    </w:p>
    <w:p w14:paraId="6D345378" w14:textId="41DEA73E" w:rsidR="00981EC1" w:rsidRDefault="00EA0612" w:rsidP="00EA0612">
      <w:pPr>
        <w:widowControl w:val="0"/>
        <w:tabs>
          <w:tab w:val="left" w:pos="1080"/>
        </w:tabs>
        <w:spacing w:line="276" w:lineRule="auto"/>
        <w:rPr>
          <w:sz w:val="20"/>
          <w:szCs w:val="20"/>
          <w:lang w:val="en"/>
        </w:rPr>
      </w:pPr>
      <w:r w:rsidRPr="00EA0612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TM.GEO.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981EC1" w:rsidRPr="00981EC1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981EC1" w:rsidRPr="00166642">
        <w:tab/>
      </w:r>
      <w:r w:rsidRPr="00EA0612">
        <w:rPr>
          <w:sz w:val="20"/>
          <w:szCs w:val="20"/>
          <w:lang w:val="en"/>
        </w:rPr>
        <w:t>Determine the role angles play in a situational problem.</w:t>
      </w:r>
    </w:p>
    <w:p w14:paraId="2BCA6F90" w14:textId="77777777" w:rsidR="002D4F71" w:rsidRDefault="002D4F71" w:rsidP="002D4F71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EA0612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TM.GEO.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2D4F71">
        <w:rPr>
          <w:sz w:val="20"/>
          <w:szCs w:val="20"/>
        </w:rPr>
        <w:t>Draw and interpret technical drawings involving house plans, engineering drawings, or fashion design with or without the use of technology.</w:t>
      </w:r>
    </w:p>
    <w:p w14:paraId="1026A894" w14:textId="77777777" w:rsidR="002D4F71" w:rsidRPr="007F3F24" w:rsidRDefault="002D4F71" w:rsidP="002D4F71">
      <w:pPr>
        <w:pStyle w:val="ListParagraph"/>
        <w:widowControl w:val="0"/>
        <w:numPr>
          <w:ilvl w:val="0"/>
          <w:numId w:val="11"/>
        </w:numPr>
        <w:tabs>
          <w:tab w:val="left" w:pos="1080"/>
        </w:tabs>
        <w:spacing w:line="276" w:lineRule="auto"/>
        <w:ind w:left="1440"/>
        <w:rPr>
          <w:sz w:val="20"/>
          <w:szCs w:val="20"/>
          <w:lang w:val="en"/>
        </w:rPr>
      </w:pPr>
      <w:r>
        <w:rPr>
          <w:sz w:val="20"/>
          <w:szCs w:val="20"/>
        </w:rPr>
        <w:t>Views i</w:t>
      </w:r>
      <w:r w:rsidRPr="007F3F24">
        <w:rPr>
          <w:sz w:val="20"/>
          <w:szCs w:val="20"/>
        </w:rPr>
        <w:t xml:space="preserve">nclude: </w:t>
      </w:r>
      <w:r>
        <w:rPr>
          <w:sz w:val="20"/>
          <w:szCs w:val="20"/>
        </w:rPr>
        <w:t>a</w:t>
      </w:r>
      <w:r w:rsidRPr="007F3F24">
        <w:rPr>
          <w:sz w:val="20"/>
          <w:szCs w:val="20"/>
        </w:rPr>
        <w:t xml:space="preserve">uxiliary, </w:t>
      </w:r>
      <w:r>
        <w:rPr>
          <w:sz w:val="20"/>
          <w:szCs w:val="20"/>
        </w:rPr>
        <w:t>o</w:t>
      </w:r>
      <w:r w:rsidRPr="007F3F24">
        <w:rPr>
          <w:sz w:val="20"/>
          <w:szCs w:val="20"/>
        </w:rPr>
        <w:t xml:space="preserve">rthographic, and </w:t>
      </w:r>
      <w:r>
        <w:rPr>
          <w:sz w:val="20"/>
          <w:szCs w:val="20"/>
        </w:rPr>
        <w:t>i</w:t>
      </w:r>
      <w:r w:rsidRPr="007F3F24">
        <w:rPr>
          <w:sz w:val="20"/>
          <w:szCs w:val="20"/>
        </w:rPr>
        <w:t>sometric</w:t>
      </w:r>
    </w:p>
    <w:p w14:paraId="2D68E29D" w14:textId="77777777" w:rsidR="002D4F71" w:rsidRPr="00EA0612" w:rsidRDefault="002D4F71" w:rsidP="00EA0612">
      <w:pPr>
        <w:widowControl w:val="0"/>
        <w:tabs>
          <w:tab w:val="left" w:pos="1080"/>
        </w:tabs>
        <w:spacing w:line="276" w:lineRule="auto"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7DBDBA63" w14:textId="77777777" w:rsidR="00EA0612" w:rsidRDefault="00EA0612" w:rsidP="00981EC1">
      <w:pPr>
        <w:widowControl w:val="0"/>
        <w:spacing w:line="276" w:lineRule="auto"/>
        <w:contextualSpacing/>
        <w:rPr>
          <w:rFonts w:eastAsiaTheme="minorEastAsia"/>
          <w:color w:val="000000" w:themeColor="text1"/>
          <w:sz w:val="20"/>
          <w:szCs w:val="20"/>
        </w:rPr>
      </w:pPr>
    </w:p>
    <w:p w14:paraId="39CECD3B" w14:textId="72A4A3E2" w:rsidR="00981EC1" w:rsidRPr="00166642" w:rsidRDefault="00981EC1" w:rsidP="00981EC1">
      <w:pPr>
        <w:pStyle w:val="Heading3"/>
        <w:spacing w:before="0" w:line="276" w:lineRule="auto"/>
        <w:rPr>
          <w:b/>
          <w:bCs/>
        </w:rPr>
      </w:pPr>
      <w:bookmarkStart w:id="45" w:name="_Toc146041733"/>
      <w:r>
        <w:rPr>
          <w:b/>
          <w:bCs/>
        </w:rPr>
        <w:t>Model with Triangles</w:t>
      </w:r>
      <w:bookmarkEnd w:id="45"/>
    </w:p>
    <w:p w14:paraId="2ED3E725" w14:textId="4447E0C9" w:rsidR="00981EC1" w:rsidRPr="00EA0612" w:rsidRDefault="00EA0612" w:rsidP="00981EC1">
      <w:pPr>
        <w:spacing w:line="276" w:lineRule="auto"/>
        <w:contextualSpacing/>
        <w:rPr>
          <w:bCs/>
          <w:sz w:val="20"/>
          <w:szCs w:val="20"/>
          <w:lang w:val="en"/>
        </w:rPr>
      </w:pPr>
      <w:r w:rsidRPr="00EA0612">
        <w:rPr>
          <w:bCs/>
          <w:sz w:val="20"/>
          <w:szCs w:val="20"/>
          <w:lang w:val="en"/>
        </w:rPr>
        <w:t>Students will apply geometric reasoning to triangles in real-world scenarios.</w:t>
      </w:r>
    </w:p>
    <w:p w14:paraId="5F21AFC0" w14:textId="77777777" w:rsidR="00EA0612" w:rsidRPr="00166642" w:rsidRDefault="00EA0612" w:rsidP="00981EC1">
      <w:pPr>
        <w:spacing w:line="276" w:lineRule="auto"/>
        <w:contextualSpacing/>
      </w:pPr>
    </w:p>
    <w:p w14:paraId="784B6A8B" w14:textId="687DBD65" w:rsidR="00EA0612" w:rsidRDefault="002D4F71" w:rsidP="00EA0612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sz w:val="20"/>
          <w:szCs w:val="20"/>
        </w:rPr>
      </w:pPr>
      <w:r w:rsidRPr="00EA0612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TM.GEO.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="00981EC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981EC1" w:rsidRPr="00166642">
        <w:tab/>
      </w:r>
      <w:r w:rsidR="00EA0612">
        <w:rPr>
          <w:sz w:val="20"/>
          <w:szCs w:val="20"/>
        </w:rPr>
        <w:t>Use trigonometric ratios to calculate angles and lengths of sides in real-world scenarios.</w:t>
      </w:r>
    </w:p>
    <w:p w14:paraId="3BB4757F" w14:textId="00A5252C" w:rsidR="00EA0612" w:rsidRDefault="002D4F71" w:rsidP="00EA0612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EA0612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TM.GEO.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="00981EC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981EC1" w:rsidRPr="00166642">
        <w:tab/>
      </w:r>
      <w:r w:rsidR="00EA0612" w:rsidRPr="00EA0612">
        <w:rPr>
          <w:sz w:val="20"/>
          <w:szCs w:val="20"/>
          <w:lang w:val="en"/>
        </w:rPr>
        <w:t>Apply right-triangle relationships using Pythagorean Theorem, special right triangles, and trigonometry in real-world scenarios.</w:t>
      </w:r>
    </w:p>
    <w:p w14:paraId="5A2C9C7B" w14:textId="77777777" w:rsidR="00EA0612" w:rsidRPr="00EA0612" w:rsidRDefault="00EA0612" w:rsidP="00EA0612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sz w:val="20"/>
          <w:szCs w:val="20"/>
        </w:rPr>
      </w:pPr>
    </w:p>
    <w:p w14:paraId="771AD904" w14:textId="3413C599" w:rsidR="00981EC1" w:rsidRPr="00166642" w:rsidRDefault="00981EC1" w:rsidP="00981EC1">
      <w:pPr>
        <w:pStyle w:val="Heading3"/>
        <w:spacing w:before="0" w:line="276" w:lineRule="auto"/>
        <w:rPr>
          <w:b/>
          <w:bCs/>
        </w:rPr>
      </w:pPr>
      <w:bookmarkStart w:id="46" w:name="_Toc146041734"/>
      <w:r>
        <w:rPr>
          <w:b/>
          <w:bCs/>
        </w:rPr>
        <w:t>Visualizing Solid Shapes</w:t>
      </w:r>
      <w:bookmarkEnd w:id="46"/>
    </w:p>
    <w:p w14:paraId="3257E64B" w14:textId="4DFD8FBD" w:rsidR="00981EC1" w:rsidRPr="00EA0612" w:rsidRDefault="00EA0612" w:rsidP="00981EC1">
      <w:pPr>
        <w:spacing w:line="276" w:lineRule="auto"/>
        <w:contextualSpacing/>
        <w:rPr>
          <w:bCs/>
          <w:sz w:val="20"/>
          <w:szCs w:val="20"/>
          <w:lang w:val="en"/>
        </w:rPr>
      </w:pPr>
      <w:r w:rsidRPr="00EA0612">
        <w:rPr>
          <w:bCs/>
          <w:sz w:val="20"/>
          <w:szCs w:val="20"/>
          <w:lang w:val="en"/>
        </w:rPr>
        <w:t>Students will extend understanding of solid figures with and without technology.</w:t>
      </w:r>
    </w:p>
    <w:p w14:paraId="5E97CC46" w14:textId="77777777" w:rsidR="00EA0612" w:rsidRPr="00166642" w:rsidRDefault="00EA0612" w:rsidP="00981EC1">
      <w:pPr>
        <w:spacing w:line="276" w:lineRule="auto"/>
        <w:contextualSpacing/>
      </w:pPr>
    </w:p>
    <w:p w14:paraId="0CD8257C" w14:textId="04DFE0B0" w:rsidR="00981EC1" w:rsidRDefault="00EA0612" w:rsidP="00EA0612">
      <w:pPr>
        <w:widowControl w:val="0"/>
        <w:tabs>
          <w:tab w:val="left" w:pos="1080"/>
          <w:tab w:val="left" w:pos="1530"/>
          <w:tab w:val="left" w:pos="2070"/>
          <w:tab w:val="left" w:pos="2790"/>
          <w:tab w:val="left" w:pos="2880"/>
        </w:tabs>
        <w:rPr>
          <w:sz w:val="20"/>
          <w:szCs w:val="20"/>
        </w:rPr>
      </w:pPr>
      <w:r w:rsidRPr="00EA0612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TM.GEO.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8</w:t>
      </w:r>
      <w:r w:rsidR="00981EC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981EC1" w:rsidRPr="00166642">
        <w:tab/>
      </w:r>
      <w:r>
        <w:rPr>
          <w:sz w:val="20"/>
          <w:szCs w:val="20"/>
        </w:rPr>
        <w:t>Demonstrate mastery of manipulating 2D and 3D figures.</w:t>
      </w:r>
    </w:p>
    <w:p w14:paraId="6D5B4FCC" w14:textId="77777777" w:rsidR="00EA0612" w:rsidRDefault="00EA0612" w:rsidP="00EA0612">
      <w:pPr>
        <w:widowControl w:val="0"/>
        <w:numPr>
          <w:ilvl w:val="0"/>
          <w:numId w:val="10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Use cross-sections of 3D shapes to relate to 2D figures. </w:t>
      </w:r>
    </w:p>
    <w:p w14:paraId="74FF0976" w14:textId="23076285" w:rsidR="00981EC1" w:rsidRPr="00EA0612" w:rsidRDefault="00EA0612" w:rsidP="00EA0612">
      <w:pPr>
        <w:widowControl w:val="0"/>
        <w:numPr>
          <w:ilvl w:val="0"/>
          <w:numId w:val="10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ind w:left="1440"/>
        <w:rPr>
          <w:sz w:val="20"/>
          <w:szCs w:val="20"/>
        </w:rPr>
      </w:pPr>
      <w:r w:rsidRPr="00EA0612">
        <w:rPr>
          <w:sz w:val="20"/>
          <w:szCs w:val="20"/>
        </w:rPr>
        <w:t>Use revolutions of 2D shapes to create a 3D object or space.</w:t>
      </w:r>
    </w:p>
    <w:p w14:paraId="435A0E9C" w14:textId="77777777" w:rsidR="00EA0612" w:rsidRDefault="00EA0612" w:rsidP="00981EC1">
      <w:pPr>
        <w:pStyle w:val="Heading3"/>
        <w:spacing w:before="0" w:line="276" w:lineRule="auto"/>
        <w:rPr>
          <w:b/>
          <w:bCs/>
        </w:rPr>
      </w:pPr>
    </w:p>
    <w:p w14:paraId="60A5A30F" w14:textId="03CBFA9D" w:rsidR="00981EC1" w:rsidRPr="00166642" w:rsidRDefault="00981EC1" w:rsidP="00981EC1">
      <w:pPr>
        <w:pStyle w:val="Heading3"/>
        <w:spacing w:before="0" w:line="276" w:lineRule="auto"/>
        <w:rPr>
          <w:b/>
          <w:bCs/>
        </w:rPr>
      </w:pPr>
      <w:bookmarkStart w:id="47" w:name="_Toc146041735"/>
      <w:r>
        <w:rPr>
          <w:b/>
          <w:bCs/>
        </w:rPr>
        <w:t>Model with Transformations</w:t>
      </w:r>
      <w:bookmarkEnd w:id="47"/>
    </w:p>
    <w:p w14:paraId="788257F6" w14:textId="55F7F7F2" w:rsidR="00981EC1" w:rsidRPr="00EA0612" w:rsidRDefault="00EA0612" w:rsidP="00981EC1">
      <w:pPr>
        <w:spacing w:line="276" w:lineRule="auto"/>
        <w:contextualSpacing/>
        <w:rPr>
          <w:bCs/>
        </w:rPr>
      </w:pPr>
      <w:r w:rsidRPr="00EA0612">
        <w:rPr>
          <w:bCs/>
          <w:sz w:val="20"/>
          <w:szCs w:val="20"/>
          <w:lang w:val="en"/>
        </w:rPr>
        <w:t>Students will apply transformations to real-world scenarios.</w:t>
      </w:r>
    </w:p>
    <w:p w14:paraId="714B0FB5" w14:textId="77777777" w:rsidR="00EA0612" w:rsidRDefault="00EA0612" w:rsidP="00EA0612">
      <w:pPr>
        <w:tabs>
          <w:tab w:val="left" w:pos="990"/>
          <w:tab w:val="left" w:pos="1530"/>
          <w:tab w:val="left" w:pos="2070"/>
          <w:tab w:val="left" w:pos="2790"/>
          <w:tab w:val="left" w:pos="2880"/>
        </w:tabs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3F1D9F27" w14:textId="43C4D5CE" w:rsidR="00EA0612" w:rsidRPr="007F3F24" w:rsidRDefault="00EA0612" w:rsidP="007F3F24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rPr>
          <w:sz w:val="20"/>
          <w:szCs w:val="20"/>
        </w:rPr>
      </w:pPr>
      <w:r w:rsidRPr="00EA0612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TM.GEO.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9</w:t>
      </w:r>
      <w:r w:rsidR="00981EC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981EC1" w:rsidRPr="00166642">
        <w:tab/>
      </w:r>
      <w:r>
        <w:rPr>
          <w:sz w:val="20"/>
          <w:szCs w:val="20"/>
        </w:rPr>
        <w:t xml:space="preserve">Describe the transformation of </w:t>
      </w:r>
      <w:r w:rsidRPr="007F3F24">
        <w:rPr>
          <w:sz w:val="20"/>
          <w:szCs w:val="20"/>
        </w:rPr>
        <w:t>polygons in the coordinate plane as they relate to real-world scenarios:</w:t>
      </w:r>
    </w:p>
    <w:p w14:paraId="7EB54F3E" w14:textId="53CA9938" w:rsidR="00EA0612" w:rsidRPr="007F3F24" w:rsidRDefault="007F3F24" w:rsidP="007F3F24">
      <w:pPr>
        <w:pStyle w:val="ListParagraph"/>
        <w:numPr>
          <w:ilvl w:val="0"/>
          <w:numId w:val="4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ind w:left="1440"/>
        <w:rPr>
          <w:sz w:val="20"/>
          <w:szCs w:val="20"/>
        </w:rPr>
      </w:pPr>
      <w:r>
        <w:rPr>
          <w:sz w:val="20"/>
          <w:szCs w:val="20"/>
        </w:rPr>
        <w:t>Transformations i</w:t>
      </w:r>
      <w:r w:rsidR="00EA0612" w:rsidRPr="007F3F24">
        <w:rPr>
          <w:sz w:val="20"/>
          <w:szCs w:val="20"/>
        </w:rPr>
        <w:t xml:space="preserve">nclude: </w:t>
      </w:r>
      <w:r>
        <w:rPr>
          <w:sz w:val="20"/>
          <w:szCs w:val="20"/>
        </w:rPr>
        <w:t>t</w:t>
      </w:r>
      <w:r w:rsidR="00EA0612" w:rsidRPr="007F3F24">
        <w:rPr>
          <w:sz w:val="20"/>
          <w:szCs w:val="20"/>
        </w:rPr>
        <w:t xml:space="preserve">ranslation, </w:t>
      </w:r>
      <w:r>
        <w:rPr>
          <w:sz w:val="20"/>
          <w:szCs w:val="20"/>
        </w:rPr>
        <w:t>r</w:t>
      </w:r>
      <w:r w:rsidR="00EA0612" w:rsidRPr="007F3F24">
        <w:rPr>
          <w:sz w:val="20"/>
          <w:szCs w:val="20"/>
        </w:rPr>
        <w:t xml:space="preserve">eflection, </w:t>
      </w:r>
      <w:r>
        <w:rPr>
          <w:sz w:val="20"/>
          <w:szCs w:val="20"/>
        </w:rPr>
        <w:t>r</w:t>
      </w:r>
      <w:r w:rsidR="00EA0612" w:rsidRPr="007F3F24">
        <w:rPr>
          <w:sz w:val="20"/>
          <w:szCs w:val="20"/>
        </w:rPr>
        <w:t xml:space="preserve">otation, and </w:t>
      </w:r>
      <w:r>
        <w:rPr>
          <w:sz w:val="20"/>
          <w:szCs w:val="20"/>
        </w:rPr>
        <w:t>d</w:t>
      </w:r>
      <w:r w:rsidR="00EA0612" w:rsidRPr="007F3F24">
        <w:rPr>
          <w:sz w:val="20"/>
          <w:szCs w:val="20"/>
        </w:rPr>
        <w:t>ilation</w:t>
      </w:r>
    </w:p>
    <w:p w14:paraId="3B75756C" w14:textId="6E6F6199" w:rsidR="00981EC1" w:rsidRPr="00166642" w:rsidRDefault="00981EC1" w:rsidP="00981EC1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</w:p>
    <w:p w14:paraId="7620BAA8" w14:textId="77777777" w:rsidR="00981EC1" w:rsidRDefault="00981EC1" w:rsidP="00981EC1">
      <w:pPr>
        <w:widowControl w:val="0"/>
        <w:spacing w:line="276" w:lineRule="auto"/>
        <w:contextualSpacing/>
        <w:rPr>
          <w:rFonts w:eastAsiaTheme="minorEastAsia"/>
          <w:color w:val="000000" w:themeColor="text1"/>
          <w:sz w:val="20"/>
          <w:szCs w:val="20"/>
        </w:rPr>
      </w:pPr>
    </w:p>
    <w:p w14:paraId="42185056" w14:textId="77777777" w:rsidR="00981EC1" w:rsidRPr="005C66C4" w:rsidRDefault="00981EC1" w:rsidP="00981EC1">
      <w:pPr>
        <w:widowControl w:val="0"/>
        <w:spacing w:line="276" w:lineRule="auto"/>
        <w:contextualSpacing/>
        <w:rPr>
          <w:rFonts w:eastAsiaTheme="minorEastAsia"/>
          <w:color w:val="000000" w:themeColor="text1"/>
          <w:sz w:val="20"/>
          <w:szCs w:val="20"/>
        </w:rPr>
      </w:pPr>
    </w:p>
    <w:p w14:paraId="0B73128A" w14:textId="77777777" w:rsidR="00981EC1" w:rsidRPr="00166642" w:rsidRDefault="00981EC1" w:rsidP="00981EC1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589AF9FE" wp14:editId="4C757883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121053517" name="Straight Connector 1121053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489AA2F7" id="Straight Connector 1121053517" o:spid="_x0000_s1026" style="position:absolute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23CC916B" w14:textId="77777777" w:rsidR="00981EC1" w:rsidRPr="00166642" w:rsidRDefault="00981EC1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41338C2B" w14:textId="77777777" w:rsidR="000B7EE5" w:rsidRPr="00166642" w:rsidRDefault="00000000" w:rsidP="0097679E">
      <w:pPr>
        <w:spacing w:line="276" w:lineRule="auto"/>
        <w:jc w:val="center"/>
        <w:rPr>
          <w:b/>
          <w:bCs/>
          <w:sz w:val="20"/>
          <w:szCs w:val="20"/>
        </w:rPr>
      </w:pPr>
      <w:hyperlink w:anchor="Contents" w:history="1">
        <w:r w:rsidR="000B7EE5" w:rsidRPr="00166642">
          <w:rPr>
            <w:rStyle w:val="Hyperlink"/>
            <w:b/>
            <w:bCs/>
            <w:sz w:val="20"/>
            <w:szCs w:val="20"/>
          </w:rPr>
          <w:t>Return to the Table of Contents</w:t>
        </w:r>
      </w:hyperlink>
    </w:p>
    <w:p w14:paraId="25A824EC" w14:textId="77777777" w:rsidR="000B7EE5" w:rsidRDefault="000B7EE5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54B580F4" w14:textId="77777777" w:rsidR="00A957F2" w:rsidRDefault="00A957F2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579EB683" w14:textId="77777777" w:rsidR="00A957F2" w:rsidRDefault="00A957F2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0A796630" w14:textId="77777777" w:rsidR="00A957F2" w:rsidRDefault="00A957F2" w:rsidP="0097679E">
      <w:pPr>
        <w:pStyle w:val="Heading1"/>
        <w:spacing w:before="0" w:line="276" w:lineRule="auto"/>
        <w:contextualSpacing/>
        <w:rPr>
          <w:b/>
          <w:bCs/>
        </w:rPr>
        <w:sectPr w:rsidR="00A957F2" w:rsidSect="00767827">
          <w:headerReference w:type="even" r:id="rId17"/>
          <w:headerReference w:type="default" r:id="rId18"/>
          <w:headerReference w:type="first" r:id="rId19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47686C48" w14:textId="39B2B03D" w:rsidR="00A957F2" w:rsidRPr="004445EA" w:rsidRDefault="0085521D" w:rsidP="0097679E">
      <w:pPr>
        <w:pStyle w:val="Heading1"/>
        <w:spacing w:before="0" w:line="276" w:lineRule="auto"/>
        <w:contextualSpacing/>
        <w:rPr>
          <w:b/>
          <w:bCs/>
        </w:rPr>
      </w:pPr>
      <w:bookmarkStart w:id="48" w:name="_Toc146041736"/>
      <w:r>
        <w:rPr>
          <w:b/>
          <w:bCs/>
        </w:rPr>
        <w:lastRenderedPageBreak/>
        <w:t>QUANTITATIVE REASONING</w:t>
      </w:r>
      <w:r w:rsidR="00A957F2" w:rsidRPr="00166642">
        <w:rPr>
          <w:b/>
          <w:bCs/>
        </w:rPr>
        <w:t xml:space="preserve"> STANDARDS</w:t>
      </w:r>
      <w:bookmarkEnd w:id="48"/>
    </w:p>
    <w:p w14:paraId="0C0ED609" w14:textId="77777777" w:rsidR="00A957F2" w:rsidRPr="00166642" w:rsidRDefault="00A957F2" w:rsidP="0097679E">
      <w:pPr>
        <w:spacing w:line="276" w:lineRule="auto"/>
        <w:contextualSpacing/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1D3EA0BB" wp14:editId="06A8E8C6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170000995" name="Straight Connector 1170000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777E8AB1" id="Straight Connector 1170000995" o:spid="_x0000_s1026" style="position:absolute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035BC83" w14:textId="77777777" w:rsidR="00A957F2" w:rsidRDefault="00A957F2" w:rsidP="0097679E">
      <w:pPr>
        <w:pStyle w:val="Heading2"/>
        <w:spacing w:before="0" w:line="276" w:lineRule="auto"/>
        <w:rPr>
          <w:b/>
          <w:bCs/>
          <w:u w:val="single"/>
        </w:rPr>
      </w:pPr>
    </w:p>
    <w:p w14:paraId="188DABA2" w14:textId="47F9D1FE" w:rsidR="00A957F2" w:rsidRPr="00166642" w:rsidRDefault="004D1C01" w:rsidP="0097679E">
      <w:pPr>
        <w:pStyle w:val="Heading2"/>
        <w:spacing w:before="0" w:line="276" w:lineRule="auto"/>
        <w:rPr>
          <w:b/>
          <w:bCs/>
          <w:u w:val="single"/>
        </w:rPr>
      </w:pPr>
      <w:bookmarkStart w:id="49" w:name="_Toc146041737"/>
      <w:r>
        <w:rPr>
          <w:b/>
          <w:bCs/>
          <w:u w:val="single"/>
        </w:rPr>
        <w:t>Modeling</w:t>
      </w:r>
      <w:bookmarkEnd w:id="49"/>
    </w:p>
    <w:p w14:paraId="0DFE289E" w14:textId="1020540F" w:rsidR="00A957F2" w:rsidRPr="00166642" w:rsidRDefault="004D1C01" w:rsidP="0097679E">
      <w:pPr>
        <w:pStyle w:val="Heading3"/>
        <w:spacing w:before="0" w:line="276" w:lineRule="auto"/>
        <w:rPr>
          <w:b/>
          <w:bCs/>
        </w:rPr>
      </w:pPr>
      <w:bookmarkStart w:id="50" w:name="_Toc146041738"/>
      <w:r>
        <w:rPr>
          <w:b/>
          <w:bCs/>
        </w:rPr>
        <w:t>Problem Solving</w:t>
      </w:r>
      <w:bookmarkEnd w:id="50"/>
    </w:p>
    <w:p w14:paraId="6A68E2CD" w14:textId="4DFBAB12" w:rsidR="00A957F2" w:rsidRPr="00166642" w:rsidRDefault="004D1C01" w:rsidP="0097679E">
      <w:pPr>
        <w:widowControl w:val="0"/>
        <w:spacing w:line="276" w:lineRule="auto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>Students use appropriate mathematical models to</w:t>
      </w:r>
      <w:r w:rsidR="003821A5">
        <w:rPr>
          <w:bCs/>
          <w:sz w:val="20"/>
          <w:szCs w:val="20"/>
        </w:rPr>
        <w:t xml:space="preserve"> solve problems involving everyday life, workplace, and society.</w:t>
      </w:r>
    </w:p>
    <w:p w14:paraId="54D1D585" w14:textId="77777777" w:rsidR="00A957F2" w:rsidRPr="00166642" w:rsidRDefault="00A957F2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10F9439C" w14:textId="71DD5773" w:rsidR="00A957F2" w:rsidRDefault="004D1C01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QR.MD.1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>
        <w:rPr>
          <w:sz w:val="20"/>
          <w:szCs w:val="20"/>
        </w:rPr>
        <w:t>Use mathematical models to:</w:t>
      </w:r>
    </w:p>
    <w:p w14:paraId="2B308A24" w14:textId="784DCF57" w:rsidR="004D1C01" w:rsidRDefault="004D1C01" w:rsidP="00581CF3">
      <w:pPr>
        <w:pStyle w:val="ListParagraph"/>
        <w:widowControl w:val="0"/>
        <w:numPr>
          <w:ilvl w:val="0"/>
          <w:numId w:val="11"/>
        </w:numPr>
        <w:spacing w:line="276" w:lineRule="auto"/>
        <w:ind w:left="14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Demonstrate understanding of the meaning of a solution in context.</w:t>
      </w:r>
    </w:p>
    <w:p w14:paraId="2965DD00" w14:textId="3E9C2F03" w:rsidR="004D1C01" w:rsidRPr="004D1C01" w:rsidRDefault="004D1C01" w:rsidP="00581CF3">
      <w:pPr>
        <w:pStyle w:val="ListParagraph"/>
        <w:widowControl w:val="0"/>
        <w:numPr>
          <w:ilvl w:val="0"/>
          <w:numId w:val="11"/>
        </w:numPr>
        <w:spacing w:line="276" w:lineRule="auto"/>
        <w:ind w:left="14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Identify when insufficient information is given to solve a problem.</w:t>
      </w:r>
    </w:p>
    <w:p w14:paraId="45A3678D" w14:textId="2C4F5196" w:rsidR="00A957F2" w:rsidRDefault="004D1C01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QR.MD.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>
        <w:rPr>
          <w:sz w:val="20"/>
          <w:szCs w:val="20"/>
        </w:rPr>
        <w:t>Analyze mathematical models, describe limitations, and suggest improvements.</w:t>
      </w:r>
    </w:p>
    <w:p w14:paraId="28C868B0" w14:textId="10A8C4D5" w:rsidR="00A957F2" w:rsidRDefault="004D1C01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QR.MD.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>
        <w:rPr>
          <w:sz w:val="20"/>
          <w:szCs w:val="20"/>
        </w:rPr>
        <w:t xml:space="preserve">Use mathematical models created with spreadsheets or other tools to: </w:t>
      </w:r>
    </w:p>
    <w:p w14:paraId="437EF367" w14:textId="77777777" w:rsidR="004D1C01" w:rsidRDefault="004D1C01" w:rsidP="00581CF3">
      <w:pPr>
        <w:pStyle w:val="ListParagraph"/>
        <w:numPr>
          <w:ilvl w:val="0"/>
          <w:numId w:val="1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D1C01">
        <w:rPr>
          <w:sz w:val="20"/>
          <w:szCs w:val="20"/>
        </w:rPr>
        <w:t>Estimate solutions for contextual questions.</w:t>
      </w:r>
    </w:p>
    <w:p w14:paraId="1C3DCEF3" w14:textId="77777777" w:rsidR="004D1C01" w:rsidRDefault="004D1C01" w:rsidP="00581CF3">
      <w:pPr>
        <w:pStyle w:val="ListParagraph"/>
        <w:numPr>
          <w:ilvl w:val="0"/>
          <w:numId w:val="1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D1C01">
        <w:rPr>
          <w:sz w:val="20"/>
          <w:szCs w:val="20"/>
        </w:rPr>
        <w:t>Identify patterns.</w:t>
      </w:r>
    </w:p>
    <w:p w14:paraId="2EED6721" w14:textId="40A88687" w:rsidR="004D1C01" w:rsidRPr="004D1C01" w:rsidRDefault="004D1C01" w:rsidP="00581CF3">
      <w:pPr>
        <w:pStyle w:val="ListParagraph"/>
        <w:numPr>
          <w:ilvl w:val="0"/>
          <w:numId w:val="12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D1C01">
        <w:rPr>
          <w:sz w:val="20"/>
          <w:szCs w:val="20"/>
        </w:rPr>
        <w:t>Identify how changing parameters affect results.</w:t>
      </w:r>
    </w:p>
    <w:p w14:paraId="353B829D" w14:textId="07EC4DF5" w:rsidR="00A957F2" w:rsidRPr="00166642" w:rsidRDefault="004D1C01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QR.MD.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>
        <w:rPr>
          <w:sz w:val="20"/>
          <w:szCs w:val="20"/>
        </w:rPr>
        <w:t>Use mathematical models to make decisions about purchases.</w:t>
      </w:r>
    </w:p>
    <w:p w14:paraId="771194B0" w14:textId="77777777" w:rsidR="00A957F2" w:rsidRDefault="00A957F2" w:rsidP="0097679E">
      <w:pPr>
        <w:widowControl w:val="0"/>
        <w:spacing w:line="276" w:lineRule="auto"/>
        <w:contextualSpacing/>
        <w:rPr>
          <w:rFonts w:eastAsiaTheme="minorEastAsia"/>
          <w:sz w:val="20"/>
          <w:szCs w:val="20"/>
        </w:rPr>
      </w:pPr>
    </w:p>
    <w:p w14:paraId="7DC14CEC" w14:textId="27584193" w:rsidR="004D1C01" w:rsidRPr="00166642" w:rsidRDefault="004D1C01" w:rsidP="0097679E">
      <w:pPr>
        <w:pStyle w:val="Heading3"/>
        <w:spacing w:before="0" w:line="276" w:lineRule="auto"/>
        <w:rPr>
          <w:b/>
          <w:bCs/>
        </w:rPr>
      </w:pPr>
      <w:bookmarkStart w:id="51" w:name="_Toc146041739"/>
      <w:r>
        <w:rPr>
          <w:b/>
          <w:bCs/>
        </w:rPr>
        <w:t>Bivariate Data Sets</w:t>
      </w:r>
      <w:bookmarkEnd w:id="51"/>
    </w:p>
    <w:p w14:paraId="7BB0FA88" w14:textId="38E74C59" w:rsidR="004D1C01" w:rsidRPr="00166642" w:rsidRDefault="004D1C01" w:rsidP="0097679E">
      <w:pPr>
        <w:widowControl w:val="0"/>
        <w:spacing w:line="276" w:lineRule="auto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Students use bivariate data sets to solve problems. </w:t>
      </w:r>
    </w:p>
    <w:p w14:paraId="4F883CE6" w14:textId="77777777" w:rsidR="004D1C01" w:rsidRPr="00166642" w:rsidRDefault="004D1C01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38952962" w14:textId="0794035F" w:rsidR="004D1C01" w:rsidRPr="00166642" w:rsidRDefault="004D1C01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QR.MD.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Select models for a given set of bivariate data sets</w:t>
      </w:r>
      <w:r w:rsidR="00A2146B">
        <w:rPr>
          <w:sz w:val="20"/>
          <w:szCs w:val="20"/>
        </w:rPr>
        <w:t xml:space="preserve">; </w:t>
      </w:r>
      <w:r>
        <w:rPr>
          <w:sz w:val="20"/>
          <w:szCs w:val="20"/>
        </w:rPr>
        <w:t>justify the choice.</w:t>
      </w:r>
    </w:p>
    <w:p w14:paraId="4D6168AC" w14:textId="07F2A748" w:rsidR="004D1C01" w:rsidRDefault="004D1C01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QR.MD.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Represent and use mathematical models for bivariate data sets to answer questions, draw conclusions, and make decisions.</w:t>
      </w:r>
    </w:p>
    <w:p w14:paraId="188D3F47" w14:textId="77777777" w:rsidR="004D1C01" w:rsidRPr="00166642" w:rsidRDefault="004D1C01" w:rsidP="0097679E">
      <w:pPr>
        <w:widowControl w:val="0"/>
        <w:spacing w:line="276" w:lineRule="auto"/>
        <w:contextualSpacing/>
        <w:rPr>
          <w:rFonts w:eastAsiaTheme="minorEastAsia"/>
          <w:sz w:val="20"/>
          <w:szCs w:val="20"/>
        </w:rPr>
      </w:pPr>
    </w:p>
    <w:p w14:paraId="788214A0" w14:textId="77777777" w:rsidR="00A957F2" w:rsidRPr="00166642" w:rsidRDefault="00A957F2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8F6A84F" wp14:editId="49A390E7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507410594" name="Straight Connector 507410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399CD563" id="Straight Connector 507410594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15E4586" w14:textId="77777777" w:rsidR="00A957F2" w:rsidRPr="00166642" w:rsidRDefault="00A957F2" w:rsidP="0097679E">
      <w:pPr>
        <w:widowControl w:val="0"/>
        <w:tabs>
          <w:tab w:val="left" w:pos="6425"/>
        </w:tabs>
        <w:spacing w:line="276" w:lineRule="auto"/>
        <w:ind w:left="806" w:right="1440" w:hanging="806"/>
        <w:contextualSpacing/>
        <w:rPr>
          <w:color w:val="000000"/>
          <w:sz w:val="22"/>
          <w:szCs w:val="22"/>
          <w:shd w:val="clear" w:color="auto" w:fill="FFFFFF"/>
        </w:rPr>
      </w:pPr>
    </w:p>
    <w:p w14:paraId="089DE1DA" w14:textId="1048AA50" w:rsidR="00A957F2" w:rsidRPr="00166642" w:rsidRDefault="00A957F2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52" w:name="_Toc146041740"/>
      <w:r>
        <w:rPr>
          <w:b/>
          <w:bCs/>
          <w:u w:val="single"/>
        </w:rPr>
        <w:t>Numerical Reasoning</w:t>
      </w:r>
      <w:bookmarkEnd w:id="52"/>
    </w:p>
    <w:p w14:paraId="2BEE1634" w14:textId="5C447DF5" w:rsidR="00A957F2" w:rsidRPr="00166642" w:rsidRDefault="004D1C01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53" w:name="_Toc146041741"/>
      <w:r>
        <w:rPr>
          <w:b/>
          <w:bCs/>
        </w:rPr>
        <w:t>Number, Ratio, &amp; Probability</w:t>
      </w:r>
      <w:bookmarkEnd w:id="53"/>
    </w:p>
    <w:p w14:paraId="67D69098" w14:textId="089A38F8" w:rsidR="00A957F2" w:rsidRPr="00166642" w:rsidRDefault="004D1C01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>Students use number sense and proportional reasoning in real-world settings to make and communicate decisions in order to draw conclusions based on quantitative analysis.</w:t>
      </w:r>
    </w:p>
    <w:p w14:paraId="2D7610E7" w14:textId="77777777" w:rsidR="00A957F2" w:rsidRPr="00166642" w:rsidRDefault="00A957F2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36BA376D" w14:textId="150A1AEB" w:rsidR="004D1C01" w:rsidRDefault="004D1C01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QR.NR.1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A957F2" w:rsidRPr="00166642">
        <w:tab/>
      </w:r>
      <w:r>
        <w:rPr>
          <w:sz w:val="20"/>
          <w:szCs w:val="20"/>
        </w:rPr>
        <w:t>Solve real</w:t>
      </w:r>
      <w:r w:rsidR="004A2BA6">
        <w:rPr>
          <w:sz w:val="20"/>
          <w:szCs w:val="20"/>
        </w:rPr>
        <w:t>-</w:t>
      </w:r>
      <w:r>
        <w:rPr>
          <w:sz w:val="20"/>
          <w:szCs w:val="20"/>
        </w:rPr>
        <w:t>world problems and interpret results involving calculations with percentages, decimals, and fractions.</w:t>
      </w:r>
    </w:p>
    <w:p w14:paraId="25734729" w14:textId="2A42A4C5" w:rsidR="00A957F2" w:rsidRPr="005363D4" w:rsidRDefault="004D1C01" w:rsidP="00581CF3">
      <w:pPr>
        <w:pStyle w:val="ListParagraph"/>
        <w:numPr>
          <w:ilvl w:val="0"/>
          <w:numId w:val="13"/>
        </w:numPr>
        <w:spacing w:line="276" w:lineRule="auto"/>
        <w:ind w:left="1440"/>
        <w:rPr>
          <w:sz w:val="20"/>
          <w:szCs w:val="20"/>
          <w:lang w:val="en"/>
        </w:rPr>
      </w:pPr>
      <w:r w:rsidRPr="004D1C01">
        <w:rPr>
          <w:sz w:val="20"/>
          <w:szCs w:val="20"/>
        </w:rPr>
        <w:t>Problem types include</w:t>
      </w:r>
      <w:r w:rsidR="00A2146B">
        <w:rPr>
          <w:sz w:val="20"/>
          <w:szCs w:val="20"/>
        </w:rPr>
        <w:t>:</w:t>
      </w:r>
      <w:r w:rsidRPr="004D1C01">
        <w:rPr>
          <w:sz w:val="20"/>
          <w:szCs w:val="20"/>
        </w:rPr>
        <w:t xml:space="preserve"> conversions, percent change (absolute vs relative), and percent of quantities</w:t>
      </w:r>
    </w:p>
    <w:p w14:paraId="267EB555" w14:textId="47EB3BBE" w:rsidR="005363D4" w:rsidRPr="005363D4" w:rsidRDefault="005363D4" w:rsidP="0097679E">
      <w:pPr>
        <w:tabs>
          <w:tab w:val="left" w:pos="1080"/>
        </w:tabs>
        <w:spacing w:line="276" w:lineRule="auto"/>
        <w:rPr>
          <w:sz w:val="20"/>
          <w:szCs w:val="20"/>
          <w:lang w:val="en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QR.NR.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>Use estimation in real</w:t>
      </w:r>
      <w:r w:rsidR="00700CB8">
        <w:rPr>
          <w:sz w:val="20"/>
          <w:szCs w:val="20"/>
        </w:rPr>
        <w:t>-</w:t>
      </w:r>
      <w:r>
        <w:rPr>
          <w:sz w:val="20"/>
          <w:szCs w:val="20"/>
        </w:rPr>
        <w:t>world situations.</w:t>
      </w:r>
    </w:p>
    <w:p w14:paraId="53C9386A" w14:textId="08EADC6A" w:rsidR="004D1C01" w:rsidRDefault="004D1C01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QR.NR.</w:t>
      </w:r>
      <w:r w:rsid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A957F2" w:rsidRPr="00166642">
        <w:tab/>
      </w:r>
      <w:r>
        <w:rPr>
          <w:sz w:val="20"/>
          <w:szCs w:val="20"/>
        </w:rPr>
        <w:t>Numeric and contextual benchmarks:</w:t>
      </w:r>
    </w:p>
    <w:p w14:paraId="7BE65211" w14:textId="77777777" w:rsidR="004D1C01" w:rsidRDefault="004D1C01" w:rsidP="00581CF3">
      <w:pPr>
        <w:pStyle w:val="ListParagraph"/>
        <w:numPr>
          <w:ilvl w:val="0"/>
          <w:numId w:val="13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D1C01">
        <w:rPr>
          <w:sz w:val="20"/>
          <w:szCs w:val="20"/>
        </w:rPr>
        <w:t>Identify appropriate numeric benchmarks for estimating calculations.</w:t>
      </w:r>
    </w:p>
    <w:p w14:paraId="527DB02F" w14:textId="32D04B52" w:rsidR="00A957F2" w:rsidRPr="004D1C01" w:rsidRDefault="004D1C01" w:rsidP="00581CF3">
      <w:pPr>
        <w:pStyle w:val="ListParagraph"/>
        <w:numPr>
          <w:ilvl w:val="0"/>
          <w:numId w:val="13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4D1C01">
        <w:rPr>
          <w:sz w:val="20"/>
          <w:szCs w:val="20"/>
        </w:rPr>
        <w:t>Identify appropriate contextual benchmarks to compare to other numbers.</w:t>
      </w:r>
    </w:p>
    <w:p w14:paraId="5ADBE644" w14:textId="3C266AFA" w:rsidR="004D1C01" w:rsidRDefault="004D1C01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QR.NR.</w:t>
      </w:r>
      <w:r w:rsid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>Compare magnitudes of numbers in context in different forms.</w:t>
      </w:r>
    </w:p>
    <w:p w14:paraId="2A6AF7DA" w14:textId="209030E1" w:rsidR="004D1C01" w:rsidRDefault="004D1C01" w:rsidP="0097679E">
      <w:pPr>
        <w:spacing w:line="276" w:lineRule="auto"/>
        <w:ind w:left="1080" w:hanging="1080"/>
        <w:contextualSpacing/>
        <w:rPr>
          <w:sz w:val="20"/>
          <w:szCs w:val="20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QR.NR.</w:t>
      </w:r>
      <w:r w:rsid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>Use dimensional analysis to solve problems involving multiple units of measurement.</w:t>
      </w:r>
    </w:p>
    <w:p w14:paraId="63317476" w14:textId="77777777" w:rsidR="005363D4" w:rsidRDefault="004D1C01" w:rsidP="0097679E">
      <w:pPr>
        <w:spacing w:line="276" w:lineRule="auto"/>
        <w:ind w:left="1080" w:hanging="1080"/>
        <w:contextualSpacing/>
        <w:rPr>
          <w:sz w:val="20"/>
          <w:szCs w:val="20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QR.NR.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="005363D4">
        <w:rPr>
          <w:sz w:val="20"/>
          <w:szCs w:val="20"/>
        </w:rPr>
        <w:t>Solve real-world problems requiring interpretation and comparison of various representations of rates and ratios.</w:t>
      </w:r>
    </w:p>
    <w:p w14:paraId="5977B6C2" w14:textId="3146CACA" w:rsidR="004D1C01" w:rsidRDefault="004D1C01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lastRenderedPageBreak/>
        <w:t>QR.NR.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="005363D4">
        <w:rPr>
          <w:sz w:val="20"/>
          <w:szCs w:val="20"/>
        </w:rPr>
        <w:t>Distinguish between proportional and non-proportional real-world situations</w:t>
      </w:r>
      <w:r w:rsidR="00A2146B">
        <w:rPr>
          <w:sz w:val="20"/>
          <w:szCs w:val="20"/>
        </w:rPr>
        <w:t xml:space="preserve">; </w:t>
      </w:r>
      <w:r w:rsidR="005363D4">
        <w:rPr>
          <w:sz w:val="20"/>
          <w:szCs w:val="20"/>
        </w:rPr>
        <w:t>when appropriate</w:t>
      </w:r>
      <w:r w:rsidR="00A2146B">
        <w:rPr>
          <w:sz w:val="20"/>
          <w:szCs w:val="20"/>
        </w:rPr>
        <w:t>,</w:t>
      </w:r>
      <w:r w:rsidR="005363D4">
        <w:rPr>
          <w:sz w:val="20"/>
          <w:szCs w:val="20"/>
        </w:rPr>
        <w:t xml:space="preserve"> apply proportional reasoning.</w:t>
      </w:r>
    </w:p>
    <w:p w14:paraId="01A73EDD" w14:textId="77777777" w:rsidR="00A957F2" w:rsidRPr="00166642" w:rsidRDefault="00A957F2" w:rsidP="0097679E">
      <w:pPr>
        <w:tabs>
          <w:tab w:val="left" w:pos="1080"/>
        </w:tabs>
        <w:spacing w:line="276" w:lineRule="auto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08234436" w14:textId="77777777" w:rsidR="00A957F2" w:rsidRPr="00166642" w:rsidRDefault="00A957F2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2FABC38" wp14:editId="08138311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702215762" name="Straight Connector 702215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2EA9FF3A" id="Straight Connector 702215762" o:spid="_x0000_s1026" style="position:absolute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BFC7E43" w14:textId="77777777" w:rsidR="00A957F2" w:rsidRPr="00166642" w:rsidRDefault="00A957F2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3084B553" w14:textId="40D3922D" w:rsidR="00A957F2" w:rsidRPr="00166642" w:rsidRDefault="004D1C01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54" w:name="_Toc146041742"/>
      <w:r>
        <w:rPr>
          <w:b/>
          <w:bCs/>
          <w:u w:val="single"/>
        </w:rPr>
        <w:t>Statistics &amp; Probability</w:t>
      </w:r>
      <w:bookmarkEnd w:id="54"/>
    </w:p>
    <w:p w14:paraId="6E2D0D29" w14:textId="331EEA41" w:rsidR="00A957F2" w:rsidRPr="00166642" w:rsidRDefault="004D1C01" w:rsidP="0097679E">
      <w:pPr>
        <w:pStyle w:val="Heading3"/>
        <w:spacing w:before="0" w:line="276" w:lineRule="auto"/>
        <w:rPr>
          <w:b/>
          <w:bCs/>
        </w:rPr>
      </w:pPr>
      <w:bookmarkStart w:id="55" w:name="_Toc146041743"/>
      <w:r>
        <w:rPr>
          <w:b/>
          <w:bCs/>
        </w:rPr>
        <w:t>Statistical</w:t>
      </w:r>
      <w:bookmarkEnd w:id="55"/>
    </w:p>
    <w:p w14:paraId="515EE032" w14:textId="3FB75C8C" w:rsidR="00A957F2" w:rsidRPr="00166642" w:rsidRDefault="005363D4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>Students draw conclusions, make decisions, and communicate based on understanding using statistical information.</w:t>
      </w:r>
    </w:p>
    <w:p w14:paraId="3FCBB335" w14:textId="77777777" w:rsidR="00A957F2" w:rsidRDefault="00A957F2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04A6D851" w14:textId="43DEFE79" w:rsidR="00A957F2" w:rsidRPr="00C46C22" w:rsidRDefault="005363D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QR.SP.1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>
        <w:rPr>
          <w:sz w:val="20"/>
          <w:szCs w:val="20"/>
        </w:rPr>
        <w:t>Create charts, tables, and graphs of real</w:t>
      </w:r>
      <w:r w:rsidR="00700CB8">
        <w:rPr>
          <w:sz w:val="20"/>
          <w:szCs w:val="20"/>
        </w:rPr>
        <w:t>-</w:t>
      </w:r>
      <w:r>
        <w:rPr>
          <w:sz w:val="20"/>
          <w:szCs w:val="20"/>
        </w:rPr>
        <w:t>world data with and without technology.</w:t>
      </w:r>
    </w:p>
    <w:p w14:paraId="0FC549A9" w14:textId="062600B2" w:rsidR="00A957F2" w:rsidRDefault="005363D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QR.SP.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>
        <w:rPr>
          <w:sz w:val="20"/>
          <w:szCs w:val="20"/>
        </w:rPr>
        <w:t>Analyze and interpret charts, tables</w:t>
      </w:r>
      <w:r w:rsidR="00A2146B">
        <w:rPr>
          <w:sz w:val="20"/>
          <w:szCs w:val="20"/>
        </w:rPr>
        <w:t>,</w:t>
      </w:r>
      <w:r>
        <w:rPr>
          <w:sz w:val="20"/>
          <w:szCs w:val="20"/>
        </w:rPr>
        <w:t xml:space="preserve"> and graphs using real</w:t>
      </w:r>
      <w:r w:rsidR="004A2BA6">
        <w:rPr>
          <w:sz w:val="20"/>
          <w:szCs w:val="20"/>
        </w:rPr>
        <w:t>-</w:t>
      </w:r>
      <w:r>
        <w:rPr>
          <w:sz w:val="20"/>
          <w:szCs w:val="20"/>
        </w:rPr>
        <w:t>world data.</w:t>
      </w:r>
    </w:p>
    <w:p w14:paraId="5018C360" w14:textId="3081ED41" w:rsidR="005363D4" w:rsidRPr="00C46C22" w:rsidRDefault="005363D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QR.SP.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Compare and contrast charts, tables</w:t>
      </w:r>
      <w:r w:rsidR="00A2146B">
        <w:rPr>
          <w:sz w:val="20"/>
          <w:szCs w:val="20"/>
        </w:rPr>
        <w:t>,</w:t>
      </w:r>
      <w:r>
        <w:rPr>
          <w:sz w:val="20"/>
          <w:szCs w:val="20"/>
        </w:rPr>
        <w:t xml:space="preserve"> and graphs using real</w:t>
      </w:r>
      <w:r w:rsidR="004A2BA6">
        <w:rPr>
          <w:sz w:val="20"/>
          <w:szCs w:val="20"/>
        </w:rPr>
        <w:t>-</w:t>
      </w:r>
      <w:r>
        <w:rPr>
          <w:sz w:val="20"/>
          <w:szCs w:val="20"/>
        </w:rPr>
        <w:t>world data.</w:t>
      </w:r>
    </w:p>
    <w:p w14:paraId="07F7FFB0" w14:textId="138EA54F" w:rsidR="005363D4" w:rsidRPr="00C46C22" w:rsidRDefault="005363D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QR.SP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.4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Analyze statistical information from studies, surveys, and polls to make informed judgements as to the validity of claims or conclusions.</w:t>
      </w:r>
    </w:p>
    <w:p w14:paraId="1EA78EA5" w14:textId="74E8BABF" w:rsidR="00A957F2" w:rsidRDefault="005363D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QR.SP.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>
        <w:rPr>
          <w:sz w:val="20"/>
          <w:szCs w:val="20"/>
        </w:rPr>
        <w:t>Make decisions about data summarized numerically using measures of center:</w:t>
      </w:r>
    </w:p>
    <w:p w14:paraId="1D1816E7" w14:textId="5F1B222F" w:rsidR="00A957F2" w:rsidRDefault="005363D4" w:rsidP="00581CF3">
      <w:pPr>
        <w:pStyle w:val="ListParagraph"/>
        <w:numPr>
          <w:ilvl w:val="0"/>
          <w:numId w:val="7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>Compare measures of center of two or more data sets.</w:t>
      </w:r>
    </w:p>
    <w:p w14:paraId="79B77103" w14:textId="5551CC6D" w:rsidR="005363D4" w:rsidRDefault="005363D4" w:rsidP="00581CF3">
      <w:pPr>
        <w:pStyle w:val="ListParagraph"/>
        <w:numPr>
          <w:ilvl w:val="0"/>
          <w:numId w:val="7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>Interpret the differences in context.</w:t>
      </w:r>
    </w:p>
    <w:p w14:paraId="0B8DC676" w14:textId="4561A9E3" w:rsidR="00A957F2" w:rsidRPr="005363D4" w:rsidRDefault="005363D4" w:rsidP="00581CF3">
      <w:pPr>
        <w:pStyle w:val="ListParagraph"/>
        <w:numPr>
          <w:ilvl w:val="0"/>
          <w:numId w:val="7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Justify the </w:t>
      </w:r>
      <w:r w:rsidR="0058135D">
        <w:rPr>
          <w:sz w:val="20"/>
          <w:szCs w:val="20"/>
        </w:rPr>
        <w:t>u</w:t>
      </w:r>
      <w:r>
        <w:rPr>
          <w:sz w:val="20"/>
          <w:szCs w:val="20"/>
        </w:rPr>
        <w:t>se of a chosen measure.</w:t>
      </w:r>
    </w:p>
    <w:p w14:paraId="08CB80E6" w14:textId="77777777" w:rsidR="005363D4" w:rsidRDefault="005363D4" w:rsidP="0097679E">
      <w:pPr>
        <w:pStyle w:val="Heading3"/>
        <w:spacing w:before="0" w:line="276" w:lineRule="auto"/>
        <w:contextualSpacing/>
        <w:rPr>
          <w:b/>
          <w:bCs/>
        </w:rPr>
      </w:pPr>
    </w:p>
    <w:p w14:paraId="59035968" w14:textId="1F5130D8" w:rsidR="00A957F2" w:rsidRPr="00166642" w:rsidRDefault="004D1C01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56" w:name="_Toc146041744"/>
      <w:r>
        <w:rPr>
          <w:b/>
          <w:bCs/>
        </w:rPr>
        <w:t>Probabilities</w:t>
      </w:r>
      <w:bookmarkEnd w:id="56"/>
    </w:p>
    <w:p w14:paraId="7089E1FD" w14:textId="2DB867CF" w:rsidR="00A957F2" w:rsidRPr="00166642" w:rsidRDefault="005363D4" w:rsidP="0097679E">
      <w:pPr>
        <w:spacing w:line="276" w:lineRule="auto"/>
        <w:contextualSpacing/>
        <w:rPr>
          <w:rFonts w:eastAsia="Calibri" w:cstheme="minorHAnsi"/>
          <w:color w:val="000000" w:themeColor="text1"/>
          <w:sz w:val="20"/>
          <w:szCs w:val="20"/>
        </w:rPr>
      </w:pPr>
      <w:r>
        <w:rPr>
          <w:rFonts w:eastAsia="Calibri" w:cstheme="minorHAnsi"/>
          <w:color w:val="000000" w:themeColor="text1"/>
          <w:sz w:val="20"/>
          <w:szCs w:val="20"/>
        </w:rPr>
        <w:t>Students apply probabilistic reasoning to draw conclusions, to make decisions, and to evaluate outcomes of decisions.</w:t>
      </w:r>
    </w:p>
    <w:p w14:paraId="74AFA6BC" w14:textId="77777777" w:rsidR="00A957F2" w:rsidRPr="00166642" w:rsidRDefault="00A957F2" w:rsidP="0097679E">
      <w:pPr>
        <w:spacing w:line="276" w:lineRule="auto"/>
        <w:contextualSpacing/>
        <w:rPr>
          <w:rFonts w:eastAsia="Calibri" w:cstheme="minorHAnsi"/>
          <w:color w:val="1F3864" w:themeColor="accent1" w:themeShade="80"/>
          <w:sz w:val="20"/>
          <w:szCs w:val="20"/>
        </w:rPr>
      </w:pPr>
    </w:p>
    <w:p w14:paraId="119C7602" w14:textId="2BC3BDCD" w:rsidR="00A957F2" w:rsidRDefault="005363D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QR.SP.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>
        <w:rPr>
          <w:sz w:val="20"/>
          <w:szCs w:val="20"/>
        </w:rPr>
        <w:t>Use probabilities to make and justify decisions about risks in everyday life.</w:t>
      </w:r>
    </w:p>
    <w:p w14:paraId="70ED6518" w14:textId="51A396D3" w:rsidR="005363D4" w:rsidRPr="005363D4" w:rsidRDefault="005363D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QR.SP.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>
        <w:rPr>
          <w:sz w:val="20"/>
          <w:szCs w:val="20"/>
        </w:rPr>
        <w:t>Evaluate the validity of claims based on experimental and theoretical probabilities.</w:t>
      </w:r>
    </w:p>
    <w:p w14:paraId="35E01E75" w14:textId="1FE1B906" w:rsidR="005363D4" w:rsidRDefault="005363D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5363D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QR.SP.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8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Apply rules of counting and probability to compute probabilities of compound real</w:t>
      </w:r>
      <w:r w:rsidR="004A2BA6">
        <w:rPr>
          <w:sz w:val="20"/>
          <w:szCs w:val="20"/>
        </w:rPr>
        <w:t>-</w:t>
      </w:r>
      <w:r>
        <w:rPr>
          <w:sz w:val="20"/>
          <w:szCs w:val="20"/>
        </w:rPr>
        <w:t>world events:</w:t>
      </w:r>
    </w:p>
    <w:p w14:paraId="55C5D14E" w14:textId="77777777" w:rsidR="005363D4" w:rsidRDefault="005363D4" w:rsidP="00581CF3">
      <w:pPr>
        <w:pStyle w:val="ListParagraph"/>
        <w:numPr>
          <w:ilvl w:val="0"/>
          <w:numId w:val="14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5363D4">
        <w:rPr>
          <w:sz w:val="20"/>
          <w:szCs w:val="20"/>
        </w:rPr>
        <w:t>Addition Rule of Probability</w:t>
      </w:r>
    </w:p>
    <w:p w14:paraId="3AB38EEF" w14:textId="77777777" w:rsidR="005363D4" w:rsidRDefault="005363D4" w:rsidP="00581CF3">
      <w:pPr>
        <w:pStyle w:val="ListParagraph"/>
        <w:numPr>
          <w:ilvl w:val="0"/>
          <w:numId w:val="14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5363D4">
        <w:rPr>
          <w:sz w:val="20"/>
          <w:szCs w:val="20"/>
        </w:rPr>
        <w:t>Multiplication Rule of Probability</w:t>
      </w:r>
    </w:p>
    <w:p w14:paraId="05F5DDA4" w14:textId="77777777" w:rsidR="005363D4" w:rsidRDefault="005363D4" w:rsidP="00581CF3">
      <w:pPr>
        <w:pStyle w:val="ListParagraph"/>
        <w:numPr>
          <w:ilvl w:val="0"/>
          <w:numId w:val="14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5363D4">
        <w:rPr>
          <w:sz w:val="20"/>
          <w:szCs w:val="20"/>
        </w:rPr>
        <w:t>Fundamental Counting Principle</w:t>
      </w:r>
    </w:p>
    <w:p w14:paraId="627CA041" w14:textId="75516B78" w:rsidR="005363D4" w:rsidRDefault="005363D4" w:rsidP="00581CF3">
      <w:pPr>
        <w:pStyle w:val="ListParagraph"/>
        <w:numPr>
          <w:ilvl w:val="0"/>
          <w:numId w:val="14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5363D4">
        <w:rPr>
          <w:sz w:val="20"/>
          <w:szCs w:val="20"/>
        </w:rPr>
        <w:t xml:space="preserve">Permutation and </w:t>
      </w:r>
      <w:r w:rsidR="00161C4F">
        <w:rPr>
          <w:sz w:val="20"/>
          <w:szCs w:val="20"/>
        </w:rPr>
        <w:t>c</w:t>
      </w:r>
      <w:r w:rsidRPr="005363D4">
        <w:rPr>
          <w:sz w:val="20"/>
          <w:szCs w:val="20"/>
        </w:rPr>
        <w:t>ombinations</w:t>
      </w:r>
    </w:p>
    <w:p w14:paraId="685B536F" w14:textId="407EFB54" w:rsidR="005363D4" w:rsidRPr="005363D4" w:rsidRDefault="005363D4" w:rsidP="00581CF3">
      <w:pPr>
        <w:pStyle w:val="ListParagraph"/>
        <w:numPr>
          <w:ilvl w:val="0"/>
          <w:numId w:val="14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5363D4">
        <w:rPr>
          <w:sz w:val="20"/>
          <w:szCs w:val="20"/>
        </w:rPr>
        <w:t>Visual representations</w:t>
      </w:r>
    </w:p>
    <w:p w14:paraId="22E009DF" w14:textId="77777777" w:rsidR="00A957F2" w:rsidRPr="00166642" w:rsidRDefault="00A957F2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F97EB08" wp14:editId="3220732A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637444787" name="Straight Connector 1637444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6AF37776" id="Straight Connector 1637444787" o:spid="_x0000_s1026" style="position:absolute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07E76EA8" w14:textId="77777777" w:rsidR="00A957F2" w:rsidRPr="00166642" w:rsidRDefault="00A957F2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</w:p>
    <w:p w14:paraId="548CD0D0" w14:textId="4DA0B5DC" w:rsidR="00A957F2" w:rsidRPr="00166642" w:rsidRDefault="004D1C01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57" w:name="_Toc146041745"/>
      <w:r w:rsidRPr="009372EE">
        <w:rPr>
          <w:b/>
          <w:bCs/>
          <w:u w:val="single"/>
        </w:rPr>
        <w:t>Personal Financial Literacy</w:t>
      </w:r>
      <w:bookmarkEnd w:id="57"/>
    </w:p>
    <w:p w14:paraId="393394BA" w14:textId="3183E5E2" w:rsidR="00A957F2" w:rsidRPr="00166642" w:rsidRDefault="004D1C01" w:rsidP="0097679E">
      <w:pPr>
        <w:pStyle w:val="Heading3"/>
        <w:spacing w:before="0" w:line="276" w:lineRule="auto"/>
        <w:rPr>
          <w:b/>
          <w:bCs/>
        </w:rPr>
      </w:pPr>
      <w:bookmarkStart w:id="58" w:name="_Toc146041746"/>
      <w:r>
        <w:rPr>
          <w:b/>
          <w:bCs/>
        </w:rPr>
        <w:t>Employment</w:t>
      </w:r>
      <w:r w:rsidR="00C20A50">
        <w:rPr>
          <w:b/>
          <w:bCs/>
        </w:rPr>
        <w:t xml:space="preserve"> &amp; </w:t>
      </w:r>
      <w:r>
        <w:rPr>
          <w:b/>
          <w:bCs/>
        </w:rPr>
        <w:t>Income</w:t>
      </w:r>
      <w:bookmarkEnd w:id="58"/>
    </w:p>
    <w:p w14:paraId="0ADD8342" w14:textId="60CC8D14" w:rsidR="00A957F2" w:rsidRPr="00166642" w:rsidRDefault="00C47E80" w:rsidP="0097679E">
      <w:pPr>
        <w:spacing w:line="276" w:lineRule="auto"/>
        <w:contextualSpacing/>
        <w:rPr>
          <w:sz w:val="20"/>
          <w:szCs w:val="20"/>
        </w:rPr>
      </w:pPr>
      <w:r>
        <w:rPr>
          <w:sz w:val="20"/>
          <w:szCs w:val="20"/>
        </w:rPr>
        <w:t>Students apply mathematics to make informed employment and income decisions</w:t>
      </w:r>
      <w:r w:rsidR="00A957F2" w:rsidRPr="00166642">
        <w:rPr>
          <w:sz w:val="20"/>
          <w:szCs w:val="20"/>
        </w:rPr>
        <w:t>.</w:t>
      </w:r>
    </w:p>
    <w:p w14:paraId="6F012CBA" w14:textId="77777777" w:rsidR="00A957F2" w:rsidRPr="00166642" w:rsidRDefault="00A957F2" w:rsidP="0097679E">
      <w:pPr>
        <w:spacing w:line="276" w:lineRule="auto"/>
        <w:contextualSpacing/>
      </w:pPr>
    </w:p>
    <w:p w14:paraId="1B1DCCCA" w14:textId="7FF6AA75" w:rsidR="00A957F2" w:rsidRPr="00166642" w:rsidRDefault="00C47E8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QR.PF.1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>
        <w:rPr>
          <w:sz w:val="20"/>
          <w:szCs w:val="20"/>
        </w:rPr>
        <w:t>Represent and analyze mathematical models for various types of income.</w:t>
      </w:r>
    </w:p>
    <w:p w14:paraId="12411725" w14:textId="77777777" w:rsidR="00C47E80" w:rsidRDefault="00C47E80" w:rsidP="0097679E">
      <w:pPr>
        <w:tabs>
          <w:tab w:val="left" w:pos="990"/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QR.PF.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2:</w:t>
      </w:r>
      <w:r w:rsidR="00A957F2" w:rsidRPr="00166642">
        <w:tab/>
      </w:r>
      <w:r w:rsidR="00A957F2" w:rsidRPr="00166642">
        <w:rPr>
          <w:sz w:val="20"/>
          <w:szCs w:val="20"/>
        </w:rPr>
        <w:tab/>
      </w:r>
      <w:r>
        <w:rPr>
          <w:sz w:val="20"/>
          <w:szCs w:val="20"/>
        </w:rPr>
        <w:t>Represent and analyze various types of income deductions and employment forms.</w:t>
      </w:r>
    </w:p>
    <w:p w14:paraId="2BBF853E" w14:textId="10A6DE4A" w:rsidR="004D1C01" w:rsidRDefault="00C47E80" w:rsidP="0097679E">
      <w:pPr>
        <w:tabs>
          <w:tab w:val="left" w:pos="990"/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QR.PF.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A957F2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A957F2" w:rsidRPr="00166642">
        <w:tab/>
      </w:r>
      <w:r w:rsidR="00A957F2" w:rsidRPr="00166642">
        <w:rPr>
          <w:sz w:val="20"/>
          <w:szCs w:val="20"/>
        </w:rPr>
        <w:tab/>
      </w:r>
      <w:r>
        <w:rPr>
          <w:sz w:val="20"/>
          <w:szCs w:val="20"/>
        </w:rPr>
        <w:t>Analyze expenses to create a household budget utilizing food, shelter, transportation, utilities, insurance, savings, and other expenses.</w:t>
      </w:r>
    </w:p>
    <w:p w14:paraId="70D261C0" w14:textId="77777777" w:rsidR="00C47E80" w:rsidRDefault="00C47E80" w:rsidP="0097679E">
      <w:pPr>
        <w:tabs>
          <w:tab w:val="left" w:pos="990"/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b/>
          <w:bCs/>
        </w:rPr>
      </w:pPr>
    </w:p>
    <w:p w14:paraId="4BA3F6E2" w14:textId="757ED52D" w:rsidR="004D1C01" w:rsidRPr="00166642" w:rsidRDefault="004D1C01" w:rsidP="0097679E">
      <w:pPr>
        <w:pStyle w:val="Heading3"/>
        <w:spacing w:before="0" w:line="276" w:lineRule="auto"/>
        <w:rPr>
          <w:b/>
          <w:bCs/>
        </w:rPr>
      </w:pPr>
      <w:bookmarkStart w:id="59" w:name="_Toc146041747"/>
      <w:r>
        <w:rPr>
          <w:b/>
          <w:bCs/>
        </w:rPr>
        <w:t>Investment</w:t>
      </w:r>
      <w:bookmarkEnd w:id="59"/>
    </w:p>
    <w:p w14:paraId="6C431B55" w14:textId="0DB58B0D" w:rsidR="004D1C01" w:rsidRPr="00166642" w:rsidRDefault="00C47E80" w:rsidP="0097679E">
      <w:pPr>
        <w:spacing w:line="276" w:lineRule="auto"/>
        <w:contextualSpacing/>
        <w:rPr>
          <w:sz w:val="20"/>
          <w:szCs w:val="20"/>
        </w:rPr>
      </w:pPr>
      <w:r>
        <w:rPr>
          <w:sz w:val="20"/>
          <w:szCs w:val="20"/>
        </w:rPr>
        <w:t>Students apply mathematics to make informed investment decisions.</w:t>
      </w:r>
    </w:p>
    <w:p w14:paraId="657C86E9" w14:textId="77777777" w:rsidR="004D1C01" w:rsidRPr="00166642" w:rsidRDefault="004D1C01" w:rsidP="0097679E">
      <w:pPr>
        <w:spacing w:line="276" w:lineRule="auto"/>
        <w:contextualSpacing/>
      </w:pPr>
    </w:p>
    <w:p w14:paraId="269B6F94" w14:textId="77777777" w:rsidR="00C47E80" w:rsidRDefault="00C47E80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QR.PF.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4D1C0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D1C01" w:rsidRPr="00166642">
        <w:tab/>
      </w:r>
      <w:r>
        <w:rPr>
          <w:sz w:val="20"/>
          <w:szCs w:val="20"/>
        </w:rPr>
        <w:t>Analyze various investment instruments for:</w:t>
      </w:r>
    </w:p>
    <w:p w14:paraId="4EF0AC27" w14:textId="054ABE26" w:rsidR="00C47E80" w:rsidRDefault="00C47E80" w:rsidP="00581CF3">
      <w:pPr>
        <w:pStyle w:val="ListParagraph"/>
        <w:numPr>
          <w:ilvl w:val="0"/>
          <w:numId w:val="15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>Purposes</w:t>
      </w:r>
    </w:p>
    <w:p w14:paraId="62A2E33E" w14:textId="1F6D6896" w:rsidR="00C47E80" w:rsidRDefault="00C47E80" w:rsidP="00581CF3">
      <w:pPr>
        <w:pStyle w:val="ListParagraph"/>
        <w:numPr>
          <w:ilvl w:val="0"/>
          <w:numId w:val="15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>Advantages</w:t>
      </w:r>
    </w:p>
    <w:p w14:paraId="62710A38" w14:textId="4351FF7C" w:rsidR="00C47E80" w:rsidRDefault="00C47E80" w:rsidP="00581CF3">
      <w:pPr>
        <w:pStyle w:val="ListParagraph"/>
        <w:numPr>
          <w:ilvl w:val="0"/>
          <w:numId w:val="15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>Disadvantages</w:t>
      </w:r>
    </w:p>
    <w:p w14:paraId="767BB1AC" w14:textId="3BC30C57" w:rsidR="00C47E80" w:rsidRPr="00C47E80" w:rsidRDefault="00C47E80" w:rsidP="00581CF3">
      <w:pPr>
        <w:pStyle w:val="ListParagraph"/>
        <w:numPr>
          <w:ilvl w:val="0"/>
          <w:numId w:val="15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>
        <w:rPr>
          <w:sz w:val="20"/>
          <w:szCs w:val="20"/>
        </w:rPr>
        <w:t>Risks</w:t>
      </w:r>
    </w:p>
    <w:p w14:paraId="75507C5F" w14:textId="34144986" w:rsidR="004D1C01" w:rsidRPr="00166642" w:rsidRDefault="004D1C01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</w:p>
    <w:p w14:paraId="2B9DB552" w14:textId="77777777" w:rsidR="004D1C01" w:rsidRDefault="004D1C01" w:rsidP="0097679E">
      <w:pPr>
        <w:tabs>
          <w:tab w:val="left" w:pos="990"/>
          <w:tab w:val="left" w:pos="108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</w:p>
    <w:p w14:paraId="22465D00" w14:textId="361F9DCC" w:rsidR="004D1C01" w:rsidRPr="00166642" w:rsidRDefault="004D1C01" w:rsidP="0097679E">
      <w:pPr>
        <w:pStyle w:val="Heading3"/>
        <w:spacing w:before="0" w:line="276" w:lineRule="auto"/>
        <w:rPr>
          <w:b/>
          <w:bCs/>
        </w:rPr>
      </w:pPr>
      <w:bookmarkStart w:id="60" w:name="_Toc146041748"/>
      <w:r>
        <w:rPr>
          <w:b/>
          <w:bCs/>
        </w:rPr>
        <w:t>Credit</w:t>
      </w:r>
      <w:r w:rsidR="0058135D">
        <w:rPr>
          <w:b/>
          <w:bCs/>
        </w:rPr>
        <w:t xml:space="preserve"> &amp; </w:t>
      </w:r>
      <w:r>
        <w:rPr>
          <w:b/>
          <w:bCs/>
        </w:rPr>
        <w:t>Debt</w:t>
      </w:r>
      <w:bookmarkEnd w:id="60"/>
    </w:p>
    <w:p w14:paraId="006A962E" w14:textId="55B31A50" w:rsidR="004D1C01" w:rsidRPr="00166642" w:rsidRDefault="00C47E80" w:rsidP="0097679E">
      <w:pPr>
        <w:spacing w:line="276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Students apply mathematics to make informed credit and </w:t>
      </w:r>
      <w:r w:rsidR="0058135D">
        <w:rPr>
          <w:sz w:val="20"/>
          <w:szCs w:val="20"/>
        </w:rPr>
        <w:t>debt</w:t>
      </w:r>
      <w:r>
        <w:rPr>
          <w:sz w:val="20"/>
          <w:szCs w:val="20"/>
        </w:rPr>
        <w:t xml:space="preserve"> decisions.</w:t>
      </w:r>
    </w:p>
    <w:p w14:paraId="141019A3" w14:textId="77777777" w:rsidR="004D1C01" w:rsidRPr="00166642" w:rsidRDefault="004D1C01" w:rsidP="0097679E">
      <w:pPr>
        <w:spacing w:line="276" w:lineRule="auto"/>
        <w:contextualSpacing/>
      </w:pPr>
    </w:p>
    <w:p w14:paraId="76A3F736" w14:textId="6850C89A" w:rsidR="00C47E80" w:rsidRDefault="00C47E8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sz w:val="20"/>
          <w:szCs w:val="20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QR.PF.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="004D1C0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D1C01" w:rsidRPr="00166642">
        <w:tab/>
      </w:r>
      <w:r>
        <w:rPr>
          <w:sz w:val="20"/>
          <w:szCs w:val="20"/>
        </w:rPr>
        <w:t>Analyze the characteristics of various types of loans.</w:t>
      </w:r>
    </w:p>
    <w:p w14:paraId="6A25178A" w14:textId="11807A6A" w:rsidR="00C47E80" w:rsidRDefault="00C47E8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sz w:val="20"/>
          <w:szCs w:val="20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QR.PF.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="004D1C0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D1C01" w:rsidRPr="00166642">
        <w:tab/>
      </w:r>
      <w:r>
        <w:rPr>
          <w:sz w:val="20"/>
          <w:szCs w:val="20"/>
        </w:rPr>
        <w:t>Apply appropriate models to determine the impact of the relationship among loan rates, the term of a loan, the principal amount of a loan, and payments.</w:t>
      </w:r>
    </w:p>
    <w:p w14:paraId="4460F28C" w14:textId="4A803146" w:rsidR="004D1C01" w:rsidRDefault="00C47E8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sz w:val="20"/>
          <w:szCs w:val="20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QR.PF.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="004D1C0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D1C01" w:rsidRPr="00166642">
        <w:tab/>
      </w:r>
      <w:r>
        <w:rPr>
          <w:sz w:val="20"/>
          <w:szCs w:val="20"/>
        </w:rPr>
        <w:t xml:space="preserve">Examine consumer protection, bankruptcy, and </w:t>
      </w:r>
      <w:r w:rsidR="0058135D">
        <w:rPr>
          <w:sz w:val="20"/>
          <w:szCs w:val="20"/>
        </w:rPr>
        <w:t>credit</w:t>
      </w:r>
      <w:r>
        <w:rPr>
          <w:sz w:val="20"/>
          <w:szCs w:val="20"/>
        </w:rPr>
        <w:t xml:space="preserve"> and </w:t>
      </w:r>
      <w:r w:rsidR="0058135D">
        <w:rPr>
          <w:sz w:val="20"/>
          <w:szCs w:val="20"/>
        </w:rPr>
        <w:t>debt</w:t>
      </w:r>
      <w:r>
        <w:rPr>
          <w:sz w:val="20"/>
          <w:szCs w:val="20"/>
        </w:rPr>
        <w:t xml:space="preserve"> management services for ways in which they affect household budgeting.</w:t>
      </w:r>
    </w:p>
    <w:p w14:paraId="2EAA3C53" w14:textId="77777777" w:rsidR="00C47E80" w:rsidRDefault="00C47E8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eastAsiaTheme="minorEastAsia" w:cstheme="minorHAnsi"/>
          <w:sz w:val="20"/>
          <w:szCs w:val="20"/>
        </w:rPr>
      </w:pPr>
    </w:p>
    <w:p w14:paraId="5645B0C3" w14:textId="77777777" w:rsidR="004D1C01" w:rsidRPr="00166642" w:rsidRDefault="004D1C01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228EBB2" wp14:editId="76E6BCE4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504111573" name="Straight Connector 1504111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64535131" id="Straight Connector 1504111573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A9B02C1" w14:textId="77777777" w:rsidR="004D1C01" w:rsidRPr="00166642" w:rsidRDefault="004D1C01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</w:p>
    <w:p w14:paraId="37C57EC1" w14:textId="26401EF8" w:rsidR="004D1C01" w:rsidRPr="00166642" w:rsidRDefault="004D1C01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61" w:name="_Toc146041749"/>
      <w:r>
        <w:rPr>
          <w:b/>
          <w:bCs/>
          <w:u w:val="single"/>
        </w:rPr>
        <w:t>Business Financial Literacy</w:t>
      </w:r>
      <w:bookmarkEnd w:id="61"/>
    </w:p>
    <w:p w14:paraId="2E9C8762" w14:textId="718E3039" w:rsidR="004D1C01" w:rsidRPr="00166642" w:rsidRDefault="004D1C01" w:rsidP="0097679E">
      <w:pPr>
        <w:pStyle w:val="Heading3"/>
        <w:spacing w:before="0" w:line="276" w:lineRule="auto"/>
        <w:rPr>
          <w:b/>
          <w:bCs/>
        </w:rPr>
      </w:pPr>
      <w:bookmarkStart w:id="62" w:name="_Toc146041750"/>
      <w:r>
        <w:rPr>
          <w:b/>
          <w:bCs/>
        </w:rPr>
        <w:t>Business &amp; Economics</w:t>
      </w:r>
      <w:bookmarkEnd w:id="62"/>
    </w:p>
    <w:p w14:paraId="46028934" w14:textId="77082F64" w:rsidR="004D1C01" w:rsidRPr="00166642" w:rsidRDefault="004D1C01" w:rsidP="0097679E">
      <w:pPr>
        <w:spacing w:line="276" w:lineRule="auto"/>
        <w:contextualSpacing/>
        <w:rPr>
          <w:sz w:val="20"/>
          <w:szCs w:val="20"/>
        </w:rPr>
      </w:pPr>
      <w:r w:rsidRPr="00166642">
        <w:rPr>
          <w:sz w:val="20"/>
          <w:szCs w:val="20"/>
        </w:rPr>
        <w:t xml:space="preserve">Students </w:t>
      </w:r>
      <w:r w:rsidR="00C47E80">
        <w:rPr>
          <w:sz w:val="20"/>
          <w:szCs w:val="20"/>
        </w:rPr>
        <w:t>understand the principles and mathematics in business as it applies to economics.</w:t>
      </w:r>
    </w:p>
    <w:p w14:paraId="6A56581F" w14:textId="77777777" w:rsidR="004D1C01" w:rsidRPr="00166642" w:rsidRDefault="004D1C01" w:rsidP="0097679E">
      <w:pPr>
        <w:spacing w:line="276" w:lineRule="auto"/>
        <w:contextualSpacing/>
      </w:pPr>
    </w:p>
    <w:p w14:paraId="0D7F7B00" w14:textId="3DCE9F36" w:rsidR="004D1C01" w:rsidRPr="00166642" w:rsidRDefault="00C47E80" w:rsidP="0097679E">
      <w:pPr>
        <w:widowControl w:val="0"/>
        <w:tabs>
          <w:tab w:val="left" w:pos="1080"/>
        </w:tabs>
        <w:spacing w:line="276" w:lineRule="auto"/>
        <w:ind w:left="1080" w:hanging="1080"/>
        <w:contextualSpacing/>
        <w:rPr>
          <w:rFonts w:cstheme="minorHAnsi"/>
          <w:sz w:val="20"/>
          <w:szCs w:val="20"/>
          <w:lang w:val="en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QR.BF.1</w:t>
      </w:r>
      <w:r w:rsidR="004D1C0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D1C01" w:rsidRPr="00166642">
        <w:tab/>
      </w:r>
      <w:r>
        <w:rPr>
          <w:sz w:val="20"/>
          <w:szCs w:val="20"/>
        </w:rPr>
        <w:t xml:space="preserve">Use </w:t>
      </w:r>
      <w:r w:rsidR="00880F4A">
        <w:rPr>
          <w:sz w:val="20"/>
          <w:szCs w:val="20"/>
        </w:rPr>
        <w:t>real-</w:t>
      </w:r>
      <w:r>
        <w:rPr>
          <w:sz w:val="20"/>
          <w:szCs w:val="20"/>
        </w:rPr>
        <w:t>world data to determine how a product or service can be profitable in a community.</w:t>
      </w:r>
    </w:p>
    <w:p w14:paraId="6E9E6B64" w14:textId="123E03BE" w:rsidR="004D1C01" w:rsidRDefault="00C47E80" w:rsidP="0097679E">
      <w:pPr>
        <w:tabs>
          <w:tab w:val="left" w:pos="990"/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QR.BF.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4D1C0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D1C01" w:rsidRPr="00166642">
        <w:tab/>
      </w:r>
      <w:r w:rsidR="004D1C01" w:rsidRPr="00166642">
        <w:rPr>
          <w:sz w:val="20"/>
          <w:szCs w:val="20"/>
        </w:rPr>
        <w:tab/>
      </w:r>
      <w:r>
        <w:rPr>
          <w:sz w:val="20"/>
          <w:szCs w:val="20"/>
        </w:rPr>
        <w:t>Determine fixed and variable expenses of running a business.</w:t>
      </w:r>
    </w:p>
    <w:p w14:paraId="79F90A7C" w14:textId="77777777" w:rsidR="00C47E80" w:rsidRDefault="00C47E80" w:rsidP="0097679E">
      <w:pPr>
        <w:tabs>
          <w:tab w:val="left" w:pos="990"/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QR.BF.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4D1C0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D1C01" w:rsidRPr="00166642">
        <w:tab/>
      </w:r>
      <w:r w:rsidR="004D1C01" w:rsidRPr="00166642">
        <w:rPr>
          <w:sz w:val="20"/>
          <w:szCs w:val="20"/>
        </w:rPr>
        <w:tab/>
      </w:r>
      <w:r>
        <w:rPr>
          <w:sz w:val="20"/>
          <w:szCs w:val="20"/>
        </w:rPr>
        <w:t xml:space="preserve">Calculate indices and solve problems using common indices: </w:t>
      </w:r>
    </w:p>
    <w:p w14:paraId="2240ABBF" w14:textId="77777777" w:rsidR="00C47E80" w:rsidRDefault="00C47E80" w:rsidP="00581CF3">
      <w:pPr>
        <w:pStyle w:val="ListParagraph"/>
        <w:numPr>
          <w:ilvl w:val="0"/>
          <w:numId w:val="16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C47E80">
        <w:rPr>
          <w:sz w:val="20"/>
          <w:szCs w:val="20"/>
        </w:rPr>
        <w:t>Consumer price index</w:t>
      </w:r>
    </w:p>
    <w:p w14:paraId="7BA8FB3C" w14:textId="77777777" w:rsidR="00C47E80" w:rsidRDefault="00C47E80" w:rsidP="00581CF3">
      <w:pPr>
        <w:pStyle w:val="ListParagraph"/>
        <w:numPr>
          <w:ilvl w:val="0"/>
          <w:numId w:val="16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C47E80">
        <w:rPr>
          <w:sz w:val="20"/>
          <w:szCs w:val="20"/>
        </w:rPr>
        <w:t>Cost of living index</w:t>
      </w:r>
    </w:p>
    <w:p w14:paraId="2ED25C52" w14:textId="413A7BB7" w:rsidR="00C47E80" w:rsidRPr="00C47E80" w:rsidRDefault="00C47E80" w:rsidP="00581CF3">
      <w:pPr>
        <w:pStyle w:val="ListParagraph"/>
        <w:numPr>
          <w:ilvl w:val="0"/>
          <w:numId w:val="16"/>
        </w:num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</w:rPr>
      </w:pPr>
      <w:r w:rsidRPr="00C47E80">
        <w:rPr>
          <w:sz w:val="20"/>
          <w:szCs w:val="20"/>
        </w:rPr>
        <w:t xml:space="preserve">Determine what constitutes an index </w:t>
      </w:r>
    </w:p>
    <w:p w14:paraId="7F94C1FC" w14:textId="57562AEB" w:rsidR="00C47E80" w:rsidRPr="00166642" w:rsidRDefault="00C47E80" w:rsidP="0097679E">
      <w:pPr>
        <w:tabs>
          <w:tab w:val="left" w:pos="1080"/>
          <w:tab w:val="left" w:pos="2070"/>
          <w:tab w:val="left" w:pos="2790"/>
          <w:tab w:val="left" w:pos="2880"/>
        </w:tabs>
        <w:spacing w:line="276" w:lineRule="auto"/>
        <w:rPr>
          <w:rFonts w:cstheme="minorHAnsi"/>
          <w:sz w:val="20"/>
          <w:szCs w:val="20"/>
          <w:lang w:val="en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QR.BF.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Analyze how stock market averages and indices are calculated with technology.</w:t>
      </w:r>
    </w:p>
    <w:p w14:paraId="08E2CBB3" w14:textId="127A556E" w:rsidR="00C47E80" w:rsidRDefault="00C47E80" w:rsidP="0097679E">
      <w:pPr>
        <w:tabs>
          <w:tab w:val="left" w:pos="990"/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QR.BF.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166642">
        <w:rPr>
          <w:sz w:val="20"/>
          <w:szCs w:val="20"/>
        </w:rPr>
        <w:tab/>
      </w:r>
      <w:r>
        <w:rPr>
          <w:sz w:val="20"/>
          <w:szCs w:val="20"/>
        </w:rPr>
        <w:t xml:space="preserve">Research how inflation changes the value of the </w:t>
      </w:r>
      <w:r w:rsidR="00BA37BE">
        <w:rPr>
          <w:sz w:val="20"/>
          <w:szCs w:val="20"/>
        </w:rPr>
        <w:t xml:space="preserve">U.S. Dollar </w:t>
      </w:r>
      <w:r>
        <w:rPr>
          <w:sz w:val="20"/>
          <w:szCs w:val="20"/>
        </w:rPr>
        <w:t>over time.</w:t>
      </w:r>
    </w:p>
    <w:p w14:paraId="2A5C8299" w14:textId="73D2BE84" w:rsidR="00A957F2" w:rsidRPr="00C47E80" w:rsidRDefault="00C47E80" w:rsidP="0097679E">
      <w:pPr>
        <w:tabs>
          <w:tab w:val="left" w:pos="990"/>
          <w:tab w:val="left" w:pos="108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C47E8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QR.BF.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166642">
        <w:rPr>
          <w:sz w:val="20"/>
          <w:szCs w:val="20"/>
        </w:rPr>
        <w:tab/>
      </w:r>
      <w:r>
        <w:rPr>
          <w:sz w:val="20"/>
          <w:szCs w:val="20"/>
        </w:rPr>
        <w:t>Prepare for employment by analyzing job skills.</w:t>
      </w:r>
    </w:p>
    <w:p w14:paraId="44B219CE" w14:textId="77777777" w:rsidR="00C47E80" w:rsidRPr="005C66C4" w:rsidRDefault="00C47E80" w:rsidP="0097679E">
      <w:pPr>
        <w:widowControl w:val="0"/>
        <w:spacing w:line="276" w:lineRule="auto"/>
        <w:contextualSpacing/>
        <w:rPr>
          <w:rFonts w:eastAsiaTheme="minorEastAsia"/>
          <w:color w:val="000000" w:themeColor="text1"/>
          <w:sz w:val="20"/>
          <w:szCs w:val="20"/>
        </w:rPr>
      </w:pPr>
    </w:p>
    <w:p w14:paraId="3A0AF62F" w14:textId="77777777" w:rsidR="00A957F2" w:rsidRPr="00166642" w:rsidRDefault="00A957F2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21EEE368" wp14:editId="6496DBC1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239771029" name="Straight Connector 123977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5506D639" id="Straight Connector 1239771029" o:spid="_x0000_s1026" style="position:absolute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5193484F" w14:textId="77777777" w:rsidR="00A957F2" w:rsidRPr="00166642" w:rsidRDefault="00A957F2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1A49D35F" w14:textId="77777777" w:rsidR="00A957F2" w:rsidRPr="00166642" w:rsidRDefault="00000000" w:rsidP="0097679E">
      <w:pPr>
        <w:spacing w:line="276" w:lineRule="auto"/>
        <w:jc w:val="center"/>
        <w:rPr>
          <w:b/>
          <w:bCs/>
          <w:sz w:val="20"/>
          <w:szCs w:val="20"/>
        </w:rPr>
      </w:pPr>
      <w:hyperlink w:anchor="Contents" w:history="1">
        <w:r w:rsidR="00A957F2" w:rsidRPr="00166642">
          <w:rPr>
            <w:rStyle w:val="Hyperlink"/>
            <w:b/>
            <w:bCs/>
            <w:sz w:val="20"/>
            <w:szCs w:val="20"/>
          </w:rPr>
          <w:t>Return to the Table of Contents</w:t>
        </w:r>
      </w:hyperlink>
    </w:p>
    <w:p w14:paraId="0D711CBE" w14:textId="77777777" w:rsidR="00A957F2" w:rsidRDefault="00A957F2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0A97B226" w14:textId="77777777" w:rsidR="00156A69" w:rsidRDefault="00156A69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  <w:sectPr w:rsidR="00156A69" w:rsidSect="00767827">
          <w:headerReference w:type="even" r:id="rId20"/>
          <w:headerReference w:type="default" r:id="rId21"/>
          <w:headerReference w:type="first" r:id="rId22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789A03A7" w14:textId="7BAF00EE" w:rsidR="00156A69" w:rsidRPr="004445EA" w:rsidRDefault="006B09A4" w:rsidP="0097679E">
      <w:pPr>
        <w:pStyle w:val="Heading1"/>
        <w:spacing w:before="0" w:line="276" w:lineRule="auto"/>
        <w:contextualSpacing/>
        <w:rPr>
          <w:b/>
          <w:bCs/>
        </w:rPr>
      </w:pPr>
      <w:bookmarkStart w:id="63" w:name="_Toc146041751"/>
      <w:r>
        <w:rPr>
          <w:b/>
          <w:bCs/>
        </w:rPr>
        <w:lastRenderedPageBreak/>
        <w:t>ADVANCED TOPICS &amp; MODELING IN MATHEMATICS</w:t>
      </w:r>
      <w:r w:rsidR="00156A69" w:rsidRPr="00166642">
        <w:rPr>
          <w:b/>
          <w:bCs/>
        </w:rPr>
        <w:t xml:space="preserve"> STANDARDS</w:t>
      </w:r>
      <w:bookmarkEnd w:id="63"/>
    </w:p>
    <w:p w14:paraId="478B26E4" w14:textId="77777777" w:rsidR="00156A69" w:rsidRPr="00166642" w:rsidRDefault="00156A69" w:rsidP="0097679E">
      <w:pPr>
        <w:spacing w:line="276" w:lineRule="auto"/>
        <w:contextualSpacing/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3174EA3F" wp14:editId="6D4B4754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525910911" name="Straight Connector 525910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00CE9657" id="Straight Connector 525910911" o:spid="_x0000_s1026" style="position:absolute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05FCA20" w14:textId="77777777" w:rsidR="00156A69" w:rsidRDefault="00156A69" w:rsidP="0097679E">
      <w:pPr>
        <w:pStyle w:val="Heading2"/>
        <w:spacing w:before="0" w:line="276" w:lineRule="auto"/>
        <w:rPr>
          <w:b/>
          <w:bCs/>
          <w:u w:val="single"/>
        </w:rPr>
      </w:pPr>
    </w:p>
    <w:p w14:paraId="35DA0A89" w14:textId="7C3D11FE" w:rsidR="00156A69" w:rsidRPr="00166642" w:rsidRDefault="006B09A4" w:rsidP="0097679E">
      <w:pPr>
        <w:pStyle w:val="Heading2"/>
        <w:spacing w:before="0" w:line="276" w:lineRule="auto"/>
        <w:rPr>
          <w:b/>
          <w:bCs/>
          <w:u w:val="single"/>
        </w:rPr>
      </w:pPr>
      <w:bookmarkStart w:id="64" w:name="_Toc146041752"/>
      <w:r>
        <w:rPr>
          <w:b/>
          <w:bCs/>
          <w:u w:val="single"/>
        </w:rPr>
        <w:t>Functions</w:t>
      </w:r>
      <w:bookmarkEnd w:id="64"/>
    </w:p>
    <w:p w14:paraId="08D30C9B" w14:textId="38204E2F" w:rsidR="00156A69" w:rsidRPr="00166642" w:rsidRDefault="006B09A4" w:rsidP="0097679E">
      <w:pPr>
        <w:pStyle w:val="Heading3"/>
        <w:spacing w:before="0" w:line="276" w:lineRule="auto"/>
        <w:rPr>
          <w:b/>
          <w:bCs/>
        </w:rPr>
      </w:pPr>
      <w:bookmarkStart w:id="65" w:name="_Toc146041753"/>
      <w:r>
        <w:rPr>
          <w:b/>
          <w:bCs/>
        </w:rPr>
        <w:t>Interpret</w:t>
      </w:r>
      <w:r w:rsidR="00593480">
        <w:rPr>
          <w:b/>
          <w:bCs/>
        </w:rPr>
        <w:t>ing Functions</w:t>
      </w:r>
      <w:bookmarkEnd w:id="65"/>
    </w:p>
    <w:p w14:paraId="239739D4" w14:textId="43FD581A" w:rsidR="00156A69" w:rsidRPr="00166642" w:rsidRDefault="00593480" w:rsidP="0097679E">
      <w:pPr>
        <w:widowControl w:val="0"/>
        <w:spacing w:line="276" w:lineRule="auto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Students extend previous knowledge of functions beyond linear and quadratic. </w:t>
      </w:r>
    </w:p>
    <w:p w14:paraId="7B92313C" w14:textId="77777777" w:rsidR="00156A69" w:rsidRPr="00166642" w:rsidRDefault="00156A69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6D98145C" w14:textId="77777777" w:rsidR="006B09A4" w:rsidRDefault="006B09A4" w:rsidP="0097679E">
      <w:pPr>
        <w:widowControl w:val="0"/>
        <w:spacing w:line="276" w:lineRule="auto"/>
        <w:ind w:left="1080" w:hanging="1080"/>
        <w:contextualSpacing/>
      </w:pPr>
      <w:r w:rsidRPr="006B09A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AT.FN.1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tab/>
      </w:r>
      <w:r w:rsidRPr="0063207B">
        <w:rPr>
          <w:sz w:val="20"/>
          <w:szCs w:val="20"/>
        </w:rPr>
        <w:t>Interpret key features of graphs and tables in terms of two quantities, which extend to function families beyond linear and quadratic, that model a relationship between the quantities in a contextual application and/or student-generated data.</w:t>
      </w:r>
    </w:p>
    <w:p w14:paraId="5D233503" w14:textId="05F83E38" w:rsidR="00156A69" w:rsidRDefault="006B09A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6B09A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tab/>
      </w:r>
      <w:r w:rsidR="00A178DA" w:rsidRPr="00A178DA">
        <w:rPr>
          <w:rFonts w:cstheme="minorHAnsi"/>
          <w:color w:val="000000" w:themeColor="text1"/>
          <w:spacing w:val="3"/>
          <w:sz w:val="20"/>
          <w:szCs w:val="20"/>
        </w:rPr>
        <w:t>Interpret the parameters of functions beyond the level of linear and quadratic in terms of a given context.</w:t>
      </w:r>
    </w:p>
    <w:p w14:paraId="520432BB" w14:textId="77777777" w:rsidR="00156A69" w:rsidRDefault="00156A69" w:rsidP="0097679E">
      <w:pPr>
        <w:widowControl w:val="0"/>
        <w:spacing w:line="276" w:lineRule="auto"/>
        <w:contextualSpacing/>
        <w:rPr>
          <w:rFonts w:eastAsiaTheme="minorEastAsia"/>
          <w:sz w:val="20"/>
          <w:szCs w:val="20"/>
        </w:rPr>
      </w:pPr>
    </w:p>
    <w:p w14:paraId="061B0295" w14:textId="200E2422" w:rsidR="00156A69" w:rsidRPr="00166642" w:rsidRDefault="006B09A4" w:rsidP="0097679E">
      <w:pPr>
        <w:pStyle w:val="Heading3"/>
        <w:spacing w:before="0" w:line="276" w:lineRule="auto"/>
        <w:rPr>
          <w:b/>
          <w:bCs/>
        </w:rPr>
      </w:pPr>
      <w:bookmarkStart w:id="66" w:name="_Toc146041754"/>
      <w:r>
        <w:rPr>
          <w:b/>
          <w:bCs/>
        </w:rPr>
        <w:t>Graph</w:t>
      </w:r>
      <w:r w:rsidR="00593480">
        <w:rPr>
          <w:b/>
          <w:bCs/>
        </w:rPr>
        <w:t>ing Functions</w:t>
      </w:r>
      <w:bookmarkEnd w:id="66"/>
    </w:p>
    <w:p w14:paraId="553ECF04" w14:textId="24950234" w:rsidR="00156A69" w:rsidRPr="00166642" w:rsidRDefault="00156A69" w:rsidP="0097679E">
      <w:pPr>
        <w:widowControl w:val="0"/>
        <w:spacing w:line="276" w:lineRule="auto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Students </w:t>
      </w:r>
      <w:r w:rsidR="00593480">
        <w:rPr>
          <w:bCs/>
          <w:sz w:val="20"/>
          <w:szCs w:val="20"/>
        </w:rPr>
        <w:t>analyze function</w:t>
      </w:r>
      <w:r w:rsidR="00A178DA">
        <w:rPr>
          <w:bCs/>
          <w:sz w:val="20"/>
          <w:szCs w:val="20"/>
        </w:rPr>
        <w:t>s</w:t>
      </w:r>
      <w:r w:rsidR="00593480">
        <w:rPr>
          <w:bCs/>
          <w:sz w:val="20"/>
          <w:szCs w:val="20"/>
        </w:rPr>
        <w:t xml:space="preserve"> using graphing. </w:t>
      </w:r>
      <w:r>
        <w:rPr>
          <w:bCs/>
          <w:sz w:val="20"/>
          <w:szCs w:val="20"/>
        </w:rPr>
        <w:t xml:space="preserve"> </w:t>
      </w:r>
    </w:p>
    <w:p w14:paraId="6598B1D4" w14:textId="77777777" w:rsidR="00156A69" w:rsidRPr="00166642" w:rsidRDefault="00156A69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4C4D67FC" w14:textId="77777777" w:rsidR="006777D8" w:rsidRPr="006777D8" w:rsidRDefault="006B09A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6B09A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AT.FN.3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tab/>
      </w:r>
      <w:r w:rsidR="006777D8" w:rsidRPr="006777D8">
        <w:rPr>
          <w:sz w:val="20"/>
          <w:szCs w:val="20"/>
          <w:lang w:val="en"/>
        </w:rPr>
        <w:t>Graph functions expressed symbolically and show key features of the graph using technology.</w:t>
      </w:r>
    </w:p>
    <w:p w14:paraId="2DEB0901" w14:textId="08CBA002" w:rsidR="00156A69" w:rsidRPr="006777D8" w:rsidRDefault="006777D8" w:rsidP="00581CF3">
      <w:pPr>
        <w:pStyle w:val="ListParagraph"/>
        <w:widowControl w:val="0"/>
        <w:numPr>
          <w:ilvl w:val="0"/>
          <w:numId w:val="17"/>
        </w:numPr>
        <w:spacing w:line="276" w:lineRule="auto"/>
        <w:ind w:left="1440"/>
        <w:rPr>
          <w:rFonts w:eastAsiaTheme="minorEastAsia"/>
          <w:sz w:val="20"/>
          <w:szCs w:val="20"/>
        </w:rPr>
      </w:pPr>
      <w:r w:rsidRPr="006777D8">
        <w:rPr>
          <w:rFonts w:eastAsiaTheme="minorEastAsia"/>
          <w:sz w:val="20"/>
          <w:szCs w:val="20"/>
          <w:lang w:val="en"/>
        </w:rPr>
        <w:t>Functions include exponential, logarithmic, and trigonometric functions.</w:t>
      </w:r>
    </w:p>
    <w:p w14:paraId="4CFA43FF" w14:textId="7E8A0A1E" w:rsidR="0058135D" w:rsidRDefault="006B09A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6B09A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AT.FN.</w:t>
      </w:r>
      <w:r w:rsid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tab/>
      </w:r>
      <w:r w:rsidR="006777D8" w:rsidRPr="006777D8">
        <w:rPr>
          <w:sz w:val="20"/>
          <w:szCs w:val="20"/>
          <w:lang w:val="en"/>
        </w:rPr>
        <w:t xml:space="preserve">Graph square root, cube root, and piecewise-defined functions, including step functions and absolute value functions, with or without the appropriate technology. </w:t>
      </w:r>
      <w:r w:rsidR="00DE58B6" w:rsidRPr="0058135D">
        <w:rPr>
          <w:sz w:val="20"/>
          <w:szCs w:val="20"/>
          <w:lang w:val="en"/>
        </w:rPr>
        <w:t xml:space="preserve">Contextual situations </w:t>
      </w:r>
      <w:r w:rsidR="00DE58B6">
        <w:rPr>
          <w:sz w:val="20"/>
          <w:szCs w:val="20"/>
          <w:lang w:val="en"/>
        </w:rPr>
        <w:t>may</w:t>
      </w:r>
      <w:r w:rsidR="00DE58B6" w:rsidRPr="0058135D">
        <w:rPr>
          <w:sz w:val="20"/>
          <w:szCs w:val="20"/>
          <w:lang w:val="en"/>
        </w:rPr>
        <w:t xml:space="preserve"> include:</w:t>
      </w:r>
    </w:p>
    <w:p w14:paraId="42BA728E" w14:textId="77777777" w:rsidR="00DE58B6" w:rsidRDefault="00DE58B6" w:rsidP="00581CF3">
      <w:pPr>
        <w:pStyle w:val="ListParagraph"/>
        <w:widowControl w:val="0"/>
        <w:numPr>
          <w:ilvl w:val="0"/>
          <w:numId w:val="17"/>
        </w:numPr>
        <w:spacing w:line="276" w:lineRule="auto"/>
        <w:ind w:left="1440"/>
        <w:rPr>
          <w:sz w:val="20"/>
          <w:szCs w:val="20"/>
          <w:lang w:val="en"/>
        </w:rPr>
      </w:pPr>
      <w:r>
        <w:rPr>
          <w:sz w:val="20"/>
          <w:szCs w:val="20"/>
          <w:lang w:val="en"/>
        </w:rPr>
        <w:t>C</w:t>
      </w:r>
      <w:r w:rsidRPr="0058135D">
        <w:rPr>
          <w:sz w:val="20"/>
          <w:szCs w:val="20"/>
          <w:lang w:val="en"/>
        </w:rPr>
        <w:t xml:space="preserve">ube </w:t>
      </w:r>
      <w:r>
        <w:rPr>
          <w:sz w:val="20"/>
          <w:szCs w:val="20"/>
          <w:lang w:val="en"/>
        </w:rPr>
        <w:t>r</w:t>
      </w:r>
      <w:r w:rsidRPr="0058135D">
        <w:rPr>
          <w:sz w:val="20"/>
          <w:szCs w:val="20"/>
          <w:lang w:val="en"/>
        </w:rPr>
        <w:t>oot (</w:t>
      </w:r>
      <w:r>
        <w:rPr>
          <w:sz w:val="20"/>
          <w:szCs w:val="20"/>
          <w:lang w:val="en"/>
        </w:rPr>
        <w:t>e.g., m</w:t>
      </w:r>
      <w:r w:rsidRPr="0058135D">
        <w:rPr>
          <w:sz w:val="20"/>
          <w:szCs w:val="20"/>
          <w:lang w:val="en"/>
        </w:rPr>
        <w:t xml:space="preserve">inimizing packaging on cubic boxes, </w:t>
      </w:r>
      <w:r>
        <w:rPr>
          <w:sz w:val="20"/>
          <w:szCs w:val="20"/>
          <w:lang w:val="en"/>
        </w:rPr>
        <w:t>g</w:t>
      </w:r>
      <w:r w:rsidRPr="0058135D">
        <w:rPr>
          <w:sz w:val="20"/>
          <w:szCs w:val="20"/>
          <w:lang w:val="en"/>
        </w:rPr>
        <w:t>eostationary satellites)</w:t>
      </w:r>
    </w:p>
    <w:p w14:paraId="2284EADF" w14:textId="77777777" w:rsidR="00DE58B6" w:rsidRDefault="00DE58B6" w:rsidP="00581CF3">
      <w:pPr>
        <w:pStyle w:val="ListParagraph"/>
        <w:widowControl w:val="0"/>
        <w:numPr>
          <w:ilvl w:val="0"/>
          <w:numId w:val="17"/>
        </w:numPr>
        <w:spacing w:line="276" w:lineRule="auto"/>
        <w:ind w:left="1440"/>
        <w:rPr>
          <w:sz w:val="20"/>
          <w:szCs w:val="20"/>
          <w:lang w:val="en"/>
        </w:rPr>
      </w:pPr>
      <w:r>
        <w:rPr>
          <w:sz w:val="20"/>
          <w:szCs w:val="20"/>
          <w:lang w:val="en"/>
        </w:rPr>
        <w:t>P</w:t>
      </w:r>
      <w:r w:rsidRPr="0058135D">
        <w:rPr>
          <w:sz w:val="20"/>
          <w:szCs w:val="20"/>
          <w:lang w:val="en"/>
        </w:rPr>
        <w:t>iecewise (</w:t>
      </w:r>
      <w:r>
        <w:rPr>
          <w:sz w:val="20"/>
          <w:szCs w:val="20"/>
          <w:lang w:val="en"/>
        </w:rPr>
        <w:t>e.g., p</w:t>
      </w:r>
      <w:r w:rsidRPr="0058135D">
        <w:rPr>
          <w:sz w:val="20"/>
          <w:szCs w:val="20"/>
          <w:lang w:val="en"/>
        </w:rPr>
        <w:t xml:space="preserve">ostage </w:t>
      </w:r>
      <w:r>
        <w:rPr>
          <w:sz w:val="20"/>
          <w:szCs w:val="20"/>
          <w:lang w:val="en"/>
        </w:rPr>
        <w:t>s</w:t>
      </w:r>
      <w:r w:rsidRPr="0058135D">
        <w:rPr>
          <w:sz w:val="20"/>
          <w:szCs w:val="20"/>
          <w:lang w:val="en"/>
        </w:rPr>
        <w:t>tamp</w:t>
      </w:r>
      <w:r>
        <w:rPr>
          <w:sz w:val="20"/>
          <w:szCs w:val="20"/>
          <w:lang w:val="en"/>
        </w:rPr>
        <w:t xml:space="preserve"> function</w:t>
      </w:r>
      <w:r w:rsidRPr="0058135D">
        <w:rPr>
          <w:sz w:val="20"/>
          <w:szCs w:val="20"/>
          <w:lang w:val="en"/>
        </w:rPr>
        <w:t xml:space="preserve">, </w:t>
      </w:r>
      <w:r>
        <w:rPr>
          <w:sz w:val="20"/>
          <w:szCs w:val="20"/>
          <w:lang w:val="en"/>
        </w:rPr>
        <w:t>t</w:t>
      </w:r>
      <w:r w:rsidRPr="0058135D">
        <w:rPr>
          <w:sz w:val="20"/>
          <w:szCs w:val="20"/>
          <w:lang w:val="en"/>
        </w:rPr>
        <w:t xml:space="preserve">eacher </w:t>
      </w:r>
      <w:r>
        <w:rPr>
          <w:sz w:val="20"/>
          <w:szCs w:val="20"/>
          <w:lang w:val="en"/>
        </w:rPr>
        <w:t>s</w:t>
      </w:r>
      <w:r w:rsidRPr="0058135D">
        <w:rPr>
          <w:sz w:val="20"/>
          <w:szCs w:val="20"/>
          <w:lang w:val="en"/>
        </w:rPr>
        <w:t>alary, GPS for distance)</w:t>
      </w:r>
    </w:p>
    <w:p w14:paraId="35995387" w14:textId="54DBAF02" w:rsidR="00DE58B6" w:rsidRDefault="00DE58B6" w:rsidP="00581CF3">
      <w:pPr>
        <w:pStyle w:val="ListParagraph"/>
        <w:widowControl w:val="0"/>
        <w:numPr>
          <w:ilvl w:val="0"/>
          <w:numId w:val="17"/>
        </w:numPr>
        <w:spacing w:line="276" w:lineRule="auto"/>
        <w:ind w:left="1440"/>
        <w:rPr>
          <w:sz w:val="20"/>
          <w:szCs w:val="20"/>
          <w:lang w:val="en"/>
        </w:rPr>
      </w:pPr>
      <w:r>
        <w:rPr>
          <w:sz w:val="20"/>
          <w:szCs w:val="20"/>
          <w:lang w:val="en"/>
        </w:rPr>
        <w:t>S</w:t>
      </w:r>
      <w:r w:rsidRPr="0058135D">
        <w:rPr>
          <w:sz w:val="20"/>
          <w:szCs w:val="20"/>
          <w:lang w:val="en"/>
        </w:rPr>
        <w:t xml:space="preserve">quare </w:t>
      </w:r>
      <w:r>
        <w:rPr>
          <w:sz w:val="20"/>
          <w:szCs w:val="20"/>
          <w:lang w:val="en"/>
        </w:rPr>
        <w:t>r</w:t>
      </w:r>
      <w:r w:rsidRPr="0058135D">
        <w:rPr>
          <w:sz w:val="20"/>
          <w:szCs w:val="20"/>
          <w:lang w:val="en"/>
        </w:rPr>
        <w:t>oot (</w:t>
      </w:r>
      <w:r>
        <w:rPr>
          <w:sz w:val="20"/>
          <w:szCs w:val="20"/>
          <w:lang w:val="en"/>
        </w:rPr>
        <w:t>d</w:t>
      </w:r>
      <w:r w:rsidRPr="0058135D">
        <w:rPr>
          <w:sz w:val="20"/>
          <w:szCs w:val="20"/>
          <w:lang w:val="en"/>
        </w:rPr>
        <w:t>istance via Pythagorean Theorem)</w:t>
      </w:r>
    </w:p>
    <w:p w14:paraId="40FCF28C" w14:textId="47464A6E" w:rsidR="006777D8" w:rsidRPr="00166642" w:rsidRDefault="006777D8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  <w:r w:rsidRPr="006B09A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6777D8">
        <w:rPr>
          <w:sz w:val="20"/>
          <w:szCs w:val="20"/>
          <w:lang w:val="en"/>
        </w:rPr>
        <w:t xml:space="preserve">Graph polynomial functions, identifying </w:t>
      </w:r>
      <w:r w:rsidRPr="00D67064">
        <w:rPr>
          <w:iCs/>
          <w:sz w:val="20"/>
          <w:szCs w:val="20"/>
          <w:lang w:val="en"/>
        </w:rPr>
        <w:t>zeros</w:t>
      </w:r>
      <w:r w:rsidRPr="006777D8">
        <w:rPr>
          <w:sz w:val="20"/>
          <w:szCs w:val="20"/>
          <w:lang w:val="en"/>
        </w:rPr>
        <w:t xml:space="preserve"> when suitable factorizations are available and showing end behavior, with or without the appropriate technology.</w:t>
      </w:r>
    </w:p>
    <w:p w14:paraId="42F1B34F" w14:textId="795A3520" w:rsidR="006777D8" w:rsidRDefault="006777D8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6B09A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6777D8">
        <w:rPr>
          <w:sz w:val="20"/>
          <w:szCs w:val="20"/>
          <w:lang w:val="en"/>
        </w:rPr>
        <w:t>Graph rational functions, identifying</w:t>
      </w:r>
      <w:r w:rsidRPr="006777D8">
        <w:rPr>
          <w:i/>
          <w:sz w:val="20"/>
          <w:szCs w:val="20"/>
          <w:lang w:val="en"/>
        </w:rPr>
        <w:t xml:space="preserve"> </w:t>
      </w:r>
      <w:r w:rsidRPr="00D67064">
        <w:rPr>
          <w:iCs/>
          <w:sz w:val="20"/>
          <w:szCs w:val="20"/>
          <w:lang w:val="en"/>
        </w:rPr>
        <w:t>zeros</w:t>
      </w:r>
      <w:r w:rsidRPr="006777D8">
        <w:rPr>
          <w:sz w:val="20"/>
          <w:szCs w:val="20"/>
          <w:lang w:val="en"/>
        </w:rPr>
        <w:t xml:space="preserve"> and asymptotes (vertical, horizontal, and/or oblique) when suitable factorizations are available and showing end behavior, with or without the appropriate technology.</w:t>
      </w:r>
    </w:p>
    <w:p w14:paraId="35E5E287" w14:textId="3FF24813" w:rsidR="006777D8" w:rsidRPr="00166642" w:rsidRDefault="006777D8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  <w:r w:rsidRPr="006B09A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6777D8">
        <w:rPr>
          <w:sz w:val="20"/>
          <w:szCs w:val="20"/>
          <w:lang w:val="en"/>
        </w:rPr>
        <w:t>Graph exponential and logarithmic functions, showing intercepts and end behavior.</w:t>
      </w:r>
    </w:p>
    <w:p w14:paraId="4F30225E" w14:textId="57E9EC5D" w:rsidR="006777D8" w:rsidRDefault="006777D8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6B09A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8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6777D8">
        <w:rPr>
          <w:sz w:val="20"/>
          <w:szCs w:val="20"/>
          <w:lang w:val="en"/>
        </w:rPr>
        <w:t>Graph trigonometric functions showing period, midline, and amplitude.</w:t>
      </w:r>
    </w:p>
    <w:p w14:paraId="23CC524B" w14:textId="77777777" w:rsidR="00156A69" w:rsidRPr="00166642" w:rsidRDefault="00156A69" w:rsidP="0097679E">
      <w:pPr>
        <w:widowControl w:val="0"/>
        <w:spacing w:line="276" w:lineRule="auto"/>
        <w:contextualSpacing/>
        <w:rPr>
          <w:rFonts w:eastAsiaTheme="minorEastAsia"/>
          <w:sz w:val="20"/>
          <w:szCs w:val="20"/>
        </w:rPr>
      </w:pPr>
    </w:p>
    <w:p w14:paraId="707DCDC0" w14:textId="77777777" w:rsidR="00156A69" w:rsidRPr="00166642" w:rsidRDefault="00156A69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BFC64F0" wp14:editId="1CB93C1B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301836598" name="Straight Connector 1301836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784C2695" id="Straight Connector 1301836598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254B3C08" w14:textId="77777777" w:rsidR="00156A69" w:rsidRPr="00166642" w:rsidRDefault="00156A69" w:rsidP="0097679E">
      <w:pPr>
        <w:widowControl w:val="0"/>
        <w:tabs>
          <w:tab w:val="left" w:pos="6425"/>
        </w:tabs>
        <w:spacing w:line="276" w:lineRule="auto"/>
        <w:ind w:left="806" w:right="1440" w:hanging="806"/>
        <w:contextualSpacing/>
        <w:rPr>
          <w:color w:val="000000"/>
          <w:sz w:val="22"/>
          <w:szCs w:val="22"/>
          <w:shd w:val="clear" w:color="auto" w:fill="FFFFFF"/>
        </w:rPr>
      </w:pPr>
    </w:p>
    <w:p w14:paraId="524ACD5B" w14:textId="63FBCD2C" w:rsidR="00156A69" w:rsidRPr="00166642" w:rsidRDefault="006B09A4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67" w:name="_Toc146041755"/>
      <w:r>
        <w:rPr>
          <w:b/>
          <w:bCs/>
          <w:u w:val="single"/>
        </w:rPr>
        <w:t>Vectors &amp; Matrices</w:t>
      </w:r>
      <w:bookmarkEnd w:id="67"/>
    </w:p>
    <w:p w14:paraId="1AB4FCB8" w14:textId="07AD9833" w:rsidR="00156A69" w:rsidRPr="00166642" w:rsidRDefault="00593480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68" w:name="_Toc146041756"/>
      <w:r>
        <w:rPr>
          <w:b/>
          <w:bCs/>
        </w:rPr>
        <w:t>Vectors</w:t>
      </w:r>
      <w:bookmarkEnd w:id="68"/>
    </w:p>
    <w:p w14:paraId="2C4FDE76" w14:textId="66B83C4B" w:rsidR="00156A69" w:rsidRPr="00166642" w:rsidRDefault="00156A69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Students </w:t>
      </w:r>
      <w:r w:rsidR="006777D8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>represent and model vector quantities and perform operations on vectors.</w:t>
      </w:r>
    </w:p>
    <w:p w14:paraId="0F161083" w14:textId="77777777" w:rsidR="00156A69" w:rsidRPr="00166642" w:rsidRDefault="00156A69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5C843B8B" w14:textId="1EFB14D8" w:rsidR="00156A69" w:rsidRDefault="006777D8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AT.VM.1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156A69" w:rsidRPr="00166642">
        <w:tab/>
      </w:r>
      <w:r w:rsidRPr="006777D8">
        <w:rPr>
          <w:sz w:val="20"/>
          <w:szCs w:val="20"/>
          <w:lang w:val="en"/>
        </w:rPr>
        <w:t>Recognize that vector quantities have both magnitude and direction and can be represented by directed line segments.</w:t>
      </w:r>
    </w:p>
    <w:p w14:paraId="40264B6C" w14:textId="15E0815C" w:rsidR="00156A69" w:rsidRPr="005363D4" w:rsidRDefault="006777D8" w:rsidP="0097679E">
      <w:pPr>
        <w:tabs>
          <w:tab w:val="left" w:pos="10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</w:t>
      </w:r>
      <w:r w:rsidR="00156A69"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.</w:t>
      </w:r>
      <w:r w:rsidR="00156A6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156A69" w:rsidRPr="00166642">
        <w:tab/>
      </w:r>
      <w:r w:rsidRPr="006777D8">
        <w:rPr>
          <w:sz w:val="20"/>
          <w:szCs w:val="20"/>
          <w:lang w:val="en"/>
        </w:rPr>
        <w:t>Find the components of a vector by subtracting the coordinates of an initial point from the coordinates of a terminal point.</w:t>
      </w:r>
    </w:p>
    <w:p w14:paraId="182839C4" w14:textId="43BB2562" w:rsidR="00156A69" w:rsidRDefault="006777D8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</w:t>
      </w:r>
      <w:r w:rsidR="00156A6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156A69" w:rsidRPr="00166642">
        <w:tab/>
      </w:r>
      <w:r w:rsidRPr="006777D8">
        <w:rPr>
          <w:sz w:val="20"/>
          <w:szCs w:val="20"/>
          <w:lang w:val="en"/>
        </w:rPr>
        <w:t xml:space="preserve">Solve problems involving velocity and other quantities that can be represented by </w:t>
      </w:r>
      <w:r w:rsidRPr="006777D8">
        <w:rPr>
          <w:iCs/>
          <w:sz w:val="20"/>
          <w:szCs w:val="20"/>
          <w:lang w:val="en"/>
        </w:rPr>
        <w:t>vectors</w:t>
      </w:r>
      <w:r w:rsidRPr="006777D8">
        <w:rPr>
          <w:i/>
          <w:sz w:val="20"/>
          <w:szCs w:val="20"/>
          <w:lang w:val="en"/>
        </w:rPr>
        <w:t>.</w:t>
      </w:r>
    </w:p>
    <w:p w14:paraId="1CFEA53F" w14:textId="6EF63406" w:rsidR="00156A69" w:rsidRDefault="006777D8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</w:t>
      </w:r>
      <w:r w:rsidR="00156A6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156A69" w:rsidRPr="00166642">
        <w:tab/>
      </w:r>
      <w:r w:rsidRPr="006777D8">
        <w:rPr>
          <w:sz w:val="20"/>
          <w:szCs w:val="20"/>
          <w:lang w:val="en"/>
        </w:rPr>
        <w:t>Add and subtract vectors graphically and algebraically.</w:t>
      </w:r>
    </w:p>
    <w:p w14:paraId="70161BBB" w14:textId="6547D214" w:rsidR="00156A69" w:rsidRDefault="006777D8" w:rsidP="0097679E">
      <w:pPr>
        <w:spacing w:line="276" w:lineRule="auto"/>
        <w:ind w:left="1080" w:hanging="1080"/>
        <w:contextualSpacing/>
        <w:rPr>
          <w:sz w:val="20"/>
          <w:szCs w:val="20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</w:t>
      </w:r>
      <w:r w:rsidR="00156A6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156A69" w:rsidRPr="00166642">
        <w:tab/>
      </w:r>
      <w:r w:rsidRPr="006777D8">
        <w:rPr>
          <w:sz w:val="20"/>
          <w:szCs w:val="20"/>
          <w:lang w:val="en"/>
        </w:rPr>
        <w:t>Given two vectors in magnitude and direction form, determine the magnitude and direction of the sum.</w:t>
      </w:r>
    </w:p>
    <w:p w14:paraId="1B32B778" w14:textId="0056EA1D" w:rsidR="00156A69" w:rsidRDefault="006777D8" w:rsidP="0097679E">
      <w:pPr>
        <w:spacing w:line="276" w:lineRule="auto"/>
        <w:ind w:left="1080" w:hanging="1080"/>
        <w:contextualSpacing/>
        <w:rPr>
          <w:sz w:val="20"/>
          <w:szCs w:val="20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</w:t>
      </w:r>
      <w:r w:rsidR="00156A6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156A69" w:rsidRPr="00166642">
        <w:tab/>
      </w:r>
      <w:r w:rsidRPr="006777D8">
        <w:rPr>
          <w:sz w:val="20"/>
          <w:szCs w:val="20"/>
          <w:lang w:val="en"/>
        </w:rPr>
        <w:t>Multiply a vector by a scalar graphically and analytically; reverse their direction when possible.</w:t>
      </w:r>
    </w:p>
    <w:p w14:paraId="03B524AE" w14:textId="0C064D40" w:rsidR="00156A69" w:rsidRDefault="006777D8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lastRenderedPageBreak/>
        <w:t>AT.VM.</w:t>
      </w:r>
      <w:r w:rsidR="00156A6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156A69" w:rsidRPr="00166642">
        <w:tab/>
      </w:r>
      <w:r w:rsidRPr="006777D8">
        <w:rPr>
          <w:sz w:val="20"/>
          <w:szCs w:val="20"/>
          <w:lang w:val="en"/>
        </w:rPr>
        <w:t>Compute the magnitude and direction of a vector by multiplying a vector by a scalar.</w:t>
      </w:r>
    </w:p>
    <w:p w14:paraId="574CCF85" w14:textId="77777777" w:rsidR="00156A69" w:rsidRDefault="00156A69" w:rsidP="0097679E">
      <w:pPr>
        <w:tabs>
          <w:tab w:val="left" w:pos="1080"/>
        </w:tabs>
        <w:spacing w:line="276" w:lineRule="auto"/>
        <w:contextualSpacing/>
        <w:rPr>
          <w:rFonts w:eastAsiaTheme="minorEastAsia"/>
          <w:color w:val="000000" w:themeColor="text1"/>
          <w:sz w:val="20"/>
          <w:szCs w:val="20"/>
          <w:lang w:val="en"/>
        </w:rPr>
      </w:pPr>
    </w:p>
    <w:p w14:paraId="6AA2192D" w14:textId="15092174" w:rsidR="006B09A4" w:rsidRPr="00166642" w:rsidRDefault="00593480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69" w:name="_Toc146041757"/>
      <w:r>
        <w:rPr>
          <w:b/>
          <w:bCs/>
        </w:rPr>
        <w:t>Matrices</w:t>
      </w:r>
      <w:bookmarkEnd w:id="69"/>
    </w:p>
    <w:p w14:paraId="67ACB6ED" w14:textId="3C894FA2" w:rsidR="006B09A4" w:rsidRPr="00166642" w:rsidRDefault="006777D8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>Students perform operations on matrices and use matrices in applications.</w:t>
      </w:r>
    </w:p>
    <w:p w14:paraId="67F28B4B" w14:textId="77777777" w:rsidR="006B09A4" w:rsidRPr="00166642" w:rsidRDefault="006B09A4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51858091" w14:textId="77777777" w:rsidR="006777D8" w:rsidRDefault="006777D8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AT.VM.8</w:t>
      </w:r>
      <w:r w:rsidR="006B09A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B09A4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6B09A4" w:rsidRPr="00166642">
        <w:tab/>
      </w:r>
      <w:r w:rsidRPr="006777D8">
        <w:rPr>
          <w:sz w:val="20"/>
          <w:szCs w:val="20"/>
          <w:lang w:val="en"/>
        </w:rPr>
        <w:t>Use matrices to represent, list, describe and manipulate data with technology.</w:t>
      </w:r>
    </w:p>
    <w:p w14:paraId="59A960DB" w14:textId="0BB39D41" w:rsidR="006B09A4" w:rsidRPr="005363D4" w:rsidRDefault="006777D8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9</w:t>
      </w:r>
      <w:r w:rsidR="006B09A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B09A4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6B09A4" w:rsidRPr="00166642">
        <w:tab/>
      </w:r>
      <w:r w:rsidRPr="006777D8">
        <w:rPr>
          <w:sz w:val="20"/>
          <w:szCs w:val="20"/>
          <w:lang w:val="en"/>
        </w:rPr>
        <w:t>Multiply a matrix by a scalar.</w:t>
      </w:r>
    </w:p>
    <w:p w14:paraId="07B10AE1" w14:textId="77777777" w:rsidR="006777D8" w:rsidRDefault="006777D8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  <w:lang w:val="en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10</w:t>
      </w:r>
      <w:r w:rsidR="006B09A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B09A4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6B09A4" w:rsidRPr="00166642">
        <w:tab/>
      </w:r>
      <w:r w:rsidRPr="006777D8">
        <w:rPr>
          <w:sz w:val="20"/>
          <w:szCs w:val="20"/>
          <w:lang w:val="en"/>
        </w:rPr>
        <w:t xml:space="preserve">Add and subtract matrices. </w:t>
      </w:r>
    </w:p>
    <w:p w14:paraId="3BED3188" w14:textId="22948D89" w:rsidR="006B09A4" w:rsidRDefault="006777D8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  <w:lang w:val="en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11</w:t>
      </w:r>
      <w:r w:rsidR="006B09A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B09A4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6B09A4" w:rsidRPr="00166642">
        <w:tab/>
      </w:r>
      <w:r w:rsidRPr="006777D8">
        <w:rPr>
          <w:sz w:val="20"/>
          <w:szCs w:val="20"/>
          <w:lang w:val="en"/>
        </w:rPr>
        <w:t>Multiply matrices, understanding that matrix multiplication for square matrices is not commutative.</w:t>
      </w:r>
    </w:p>
    <w:p w14:paraId="15921270" w14:textId="1B6077D1" w:rsidR="006B09A4" w:rsidRDefault="006777D8" w:rsidP="0097679E">
      <w:pPr>
        <w:spacing w:line="276" w:lineRule="auto"/>
        <w:ind w:left="1080" w:hanging="1080"/>
        <w:contextualSpacing/>
        <w:rPr>
          <w:sz w:val="20"/>
          <w:szCs w:val="20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12</w:t>
      </w:r>
      <w:r w:rsidR="006B09A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B09A4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6B09A4" w:rsidRPr="00166642">
        <w:tab/>
      </w:r>
      <w:r w:rsidRPr="006777D8">
        <w:rPr>
          <w:sz w:val="20"/>
          <w:szCs w:val="20"/>
          <w:lang w:val="en"/>
        </w:rPr>
        <w:t>Represent a system of linear equations as a single matrix equation in a vector variable.</w:t>
      </w:r>
    </w:p>
    <w:p w14:paraId="1FDA18F9" w14:textId="73A9F427" w:rsidR="006B09A4" w:rsidRDefault="006777D8" w:rsidP="0097679E">
      <w:pPr>
        <w:spacing w:line="276" w:lineRule="auto"/>
        <w:ind w:left="1080" w:hanging="1080"/>
        <w:contextualSpacing/>
        <w:rPr>
          <w:sz w:val="20"/>
          <w:szCs w:val="20"/>
        </w:rPr>
      </w:pPr>
      <w:r w:rsidRPr="006777D8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AT.VM.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13</w:t>
      </w:r>
      <w:r w:rsidR="006B09A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B09A4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6B09A4" w:rsidRPr="00166642">
        <w:tab/>
      </w:r>
      <w:r w:rsidRPr="006777D8">
        <w:rPr>
          <w:sz w:val="20"/>
          <w:szCs w:val="20"/>
          <w:lang w:val="en"/>
        </w:rPr>
        <w:t xml:space="preserve">Find and use the inverse of a matrix to solve systems of linear equations; solve </w:t>
      </w:r>
      <m:oMath>
        <m:r>
          <w:rPr>
            <w:rFonts w:ascii="Cambria Math" w:hAnsi="Cambria Math"/>
            <w:sz w:val="20"/>
            <w:szCs w:val="20"/>
            <w:lang w:val="en"/>
          </w:rPr>
          <m:t xml:space="preserve">3×3 </m:t>
        </m:r>
      </m:oMath>
      <w:r w:rsidRPr="006777D8">
        <w:rPr>
          <w:sz w:val="20"/>
          <w:szCs w:val="20"/>
          <w:lang w:val="en"/>
        </w:rPr>
        <w:t>or greater systems of equations with technology.</w:t>
      </w:r>
    </w:p>
    <w:p w14:paraId="08F48F5B" w14:textId="5CF4DACB" w:rsidR="00156A69" w:rsidRPr="00166642" w:rsidRDefault="00156A69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943A776" wp14:editId="037C1092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801336156" name="Straight Connector 801336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51D5F1BD" id="Straight Connector 801336156" o:spid="_x0000_s1026" style="position:absolute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Pr="00166642">
        <w:tab/>
      </w:r>
    </w:p>
    <w:p w14:paraId="292C52D4" w14:textId="77777777" w:rsidR="00156A69" w:rsidRPr="00166642" w:rsidRDefault="00156A69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70" w:name="_Toc146041758"/>
      <w:r>
        <w:rPr>
          <w:b/>
          <w:bCs/>
          <w:u w:val="single"/>
        </w:rPr>
        <w:t>Statistics &amp; Probability</w:t>
      </w:r>
      <w:bookmarkEnd w:id="70"/>
    </w:p>
    <w:p w14:paraId="24724E68" w14:textId="0BAE329D" w:rsidR="00156A69" w:rsidRPr="00166642" w:rsidRDefault="00593480" w:rsidP="0097679E">
      <w:pPr>
        <w:pStyle w:val="Heading3"/>
        <w:spacing w:before="0" w:line="276" w:lineRule="auto"/>
        <w:rPr>
          <w:b/>
          <w:bCs/>
        </w:rPr>
      </w:pPr>
      <w:bookmarkStart w:id="71" w:name="_Toc146041759"/>
      <w:r>
        <w:rPr>
          <w:b/>
          <w:bCs/>
        </w:rPr>
        <w:t>Expected Value</w:t>
      </w:r>
      <w:bookmarkEnd w:id="71"/>
    </w:p>
    <w:p w14:paraId="5036B8E2" w14:textId="0DEB37DD" w:rsidR="00156A69" w:rsidRPr="00166642" w:rsidRDefault="0087373D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>Students calculate and use expected values to solve problems.</w:t>
      </w:r>
    </w:p>
    <w:p w14:paraId="5E5F8C6B" w14:textId="77777777" w:rsidR="00156A69" w:rsidRDefault="00156A69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129AC84E" w14:textId="3CF28B5C" w:rsidR="00156A69" w:rsidRPr="00C46C22" w:rsidRDefault="0087373D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AT.SP.1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tab/>
      </w:r>
      <w:r w:rsidRPr="0087373D">
        <w:rPr>
          <w:sz w:val="20"/>
          <w:szCs w:val="20"/>
          <w:lang w:val="en"/>
        </w:rPr>
        <w:t>Define a random variable for a quantity of interest by assigning a numerical value to each event in a sample space; graph the corresponding probability distribution using the same graphical displays as for data distributions.</w:t>
      </w:r>
    </w:p>
    <w:p w14:paraId="57030D3C" w14:textId="5443BBB2" w:rsidR="00156A69" w:rsidRDefault="0087373D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AT.SP.</w:t>
      </w:r>
      <w:r w:rsidR="00156A6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tab/>
      </w:r>
      <w:r w:rsidRPr="0087373D">
        <w:rPr>
          <w:sz w:val="20"/>
          <w:szCs w:val="20"/>
          <w:lang w:val="en"/>
        </w:rPr>
        <w:t>Calculate the expected value for a random variable and describe the expected value as the mean of the probability distribution in context.</w:t>
      </w:r>
    </w:p>
    <w:p w14:paraId="19AE7178" w14:textId="77777777" w:rsidR="0087373D" w:rsidRDefault="0087373D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AT.SP.</w:t>
      </w:r>
      <w:r w:rsidR="00156A6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tab/>
      </w:r>
      <w:r w:rsidRPr="0087373D">
        <w:rPr>
          <w:sz w:val="20"/>
          <w:szCs w:val="20"/>
          <w:lang w:val="en"/>
        </w:rPr>
        <w:t>Create a probability distribution using theoretical probabilities; calculate the expected value.</w:t>
      </w:r>
    </w:p>
    <w:p w14:paraId="765B3F1B" w14:textId="1FF6E60C" w:rsidR="00156A69" w:rsidRPr="00C46C22" w:rsidRDefault="0087373D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AT.SP.</w:t>
      </w:r>
      <w:r w:rsidR="00156A6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tab/>
      </w:r>
      <w:r w:rsidRPr="0087373D">
        <w:rPr>
          <w:sz w:val="20"/>
          <w:szCs w:val="20"/>
          <w:lang w:val="en"/>
        </w:rPr>
        <w:t>Create a probability distribution using experimental or observational data; calculate the expected value.</w:t>
      </w:r>
    </w:p>
    <w:p w14:paraId="3B4B7B36" w14:textId="77777777" w:rsidR="00156A69" w:rsidRDefault="00156A69" w:rsidP="0097679E">
      <w:pPr>
        <w:pStyle w:val="Heading3"/>
        <w:spacing w:before="0" w:line="276" w:lineRule="auto"/>
        <w:contextualSpacing/>
        <w:rPr>
          <w:b/>
          <w:bCs/>
        </w:rPr>
      </w:pPr>
    </w:p>
    <w:p w14:paraId="59C297C3" w14:textId="10180B04" w:rsidR="00156A69" w:rsidRPr="00166642" w:rsidRDefault="00593480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72" w:name="_Toc146041760"/>
      <w:r>
        <w:rPr>
          <w:b/>
          <w:bCs/>
        </w:rPr>
        <w:t>Decisions Using Probability</w:t>
      </w:r>
      <w:bookmarkEnd w:id="72"/>
    </w:p>
    <w:p w14:paraId="1945092E" w14:textId="1525685D" w:rsidR="00156A69" w:rsidRPr="00166642" w:rsidRDefault="0087373D" w:rsidP="0097679E">
      <w:pPr>
        <w:spacing w:line="276" w:lineRule="auto"/>
        <w:contextualSpacing/>
        <w:rPr>
          <w:rFonts w:eastAsia="Calibri" w:cstheme="minorHAnsi"/>
          <w:color w:val="000000" w:themeColor="text1"/>
          <w:sz w:val="20"/>
          <w:szCs w:val="20"/>
        </w:rPr>
      </w:pPr>
      <w:r>
        <w:rPr>
          <w:rFonts w:eastAsia="Calibri" w:cstheme="minorHAnsi"/>
          <w:color w:val="000000" w:themeColor="text1"/>
          <w:sz w:val="20"/>
          <w:szCs w:val="20"/>
        </w:rPr>
        <w:t xml:space="preserve">Students </w:t>
      </w:r>
      <w:r w:rsidR="00593480">
        <w:rPr>
          <w:rFonts w:eastAsia="Calibri" w:cstheme="minorHAnsi"/>
          <w:color w:val="000000" w:themeColor="text1"/>
          <w:sz w:val="20"/>
          <w:szCs w:val="20"/>
        </w:rPr>
        <w:t xml:space="preserve">use probability to evaluate outcomes of decisions. </w:t>
      </w:r>
      <w:r>
        <w:rPr>
          <w:rFonts w:eastAsia="Calibri" w:cstheme="minorHAnsi"/>
          <w:color w:val="000000" w:themeColor="text1"/>
          <w:sz w:val="20"/>
          <w:szCs w:val="20"/>
        </w:rPr>
        <w:t xml:space="preserve"> </w:t>
      </w:r>
    </w:p>
    <w:p w14:paraId="087DEE6D" w14:textId="77777777" w:rsidR="00156A69" w:rsidRPr="00166642" w:rsidRDefault="00156A69" w:rsidP="0097679E">
      <w:pPr>
        <w:spacing w:line="276" w:lineRule="auto"/>
        <w:contextualSpacing/>
        <w:rPr>
          <w:rFonts w:eastAsia="Calibri" w:cstheme="minorHAnsi"/>
          <w:color w:val="1F3864" w:themeColor="accent1" w:themeShade="80"/>
          <w:sz w:val="20"/>
          <w:szCs w:val="20"/>
        </w:rPr>
      </w:pPr>
    </w:p>
    <w:p w14:paraId="62306E5D" w14:textId="734CD609" w:rsidR="00156A69" w:rsidRDefault="0087373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AT.SP.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tab/>
      </w:r>
      <w:r w:rsidRPr="0087373D">
        <w:rPr>
          <w:sz w:val="20"/>
          <w:szCs w:val="20"/>
          <w:lang w:val="en"/>
        </w:rPr>
        <w:t>Analyze the costs and benefits of possible outcomes of making a decision by assigning probabilities to particular payoff values; calculate expected values.</w:t>
      </w:r>
    </w:p>
    <w:p w14:paraId="1E3B83DA" w14:textId="7054F3D1" w:rsidR="00156A69" w:rsidRPr="0087373D" w:rsidRDefault="0087373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AT.SP.</w:t>
      </w:r>
      <w:r w:rsidR="00156A6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="00156A69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156A69" w:rsidRPr="00166642">
        <w:tab/>
      </w:r>
      <w:r w:rsidRPr="0087373D">
        <w:rPr>
          <w:sz w:val="20"/>
          <w:szCs w:val="20"/>
          <w:lang w:val="en"/>
        </w:rPr>
        <w:t>Analyze decisions and strategies using probability concepts.</w:t>
      </w:r>
    </w:p>
    <w:p w14:paraId="5BD24D37" w14:textId="17C81C87" w:rsidR="00156A69" w:rsidRPr="006B09A4" w:rsidRDefault="00156A69" w:rsidP="0097679E">
      <w:pPr>
        <w:spacing w:line="276" w:lineRule="auto"/>
        <w:contextualSpacing/>
        <w:rPr>
          <w:sz w:val="20"/>
          <w:szCs w:val="20"/>
          <w:lang w:val="en"/>
        </w:rPr>
      </w:pPr>
    </w:p>
    <w:p w14:paraId="2DE914B8" w14:textId="77777777" w:rsidR="00156A69" w:rsidRPr="00166642" w:rsidRDefault="00156A69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43FE2C9A" wp14:editId="0901DC3A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99531525" name="Straight Connector 99531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3604EA77" id="Straight Connector 99531525" o:spid="_x0000_s1026" style="position:absolute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61CC933C" w14:textId="77777777" w:rsidR="00156A69" w:rsidRPr="00166642" w:rsidRDefault="00156A69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00394E13" w14:textId="77777777" w:rsidR="00156A69" w:rsidRPr="00166642" w:rsidRDefault="00000000" w:rsidP="0097679E">
      <w:pPr>
        <w:spacing w:line="276" w:lineRule="auto"/>
        <w:jc w:val="center"/>
        <w:rPr>
          <w:b/>
          <w:bCs/>
          <w:sz w:val="20"/>
          <w:szCs w:val="20"/>
        </w:rPr>
      </w:pPr>
      <w:hyperlink w:anchor="Contents" w:history="1">
        <w:r w:rsidR="00156A69" w:rsidRPr="00166642">
          <w:rPr>
            <w:rStyle w:val="Hyperlink"/>
            <w:b/>
            <w:bCs/>
            <w:sz w:val="20"/>
            <w:szCs w:val="20"/>
          </w:rPr>
          <w:t>Return to the Table of Contents</w:t>
        </w:r>
      </w:hyperlink>
    </w:p>
    <w:p w14:paraId="06551F20" w14:textId="77777777" w:rsidR="00156A69" w:rsidRDefault="00156A69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6B690FDC" w14:textId="77777777" w:rsidR="0087373D" w:rsidRDefault="0087373D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5F369512" w14:textId="77777777" w:rsidR="0087373D" w:rsidRDefault="0087373D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4F2650D5" w14:textId="77777777" w:rsidR="0087373D" w:rsidRDefault="0087373D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  <w:sectPr w:rsidR="0087373D" w:rsidSect="00767827">
          <w:headerReference w:type="even" r:id="rId23"/>
          <w:headerReference w:type="default" r:id="rId24"/>
          <w:headerReference w:type="first" r:id="rId25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0BF7E5B5" w14:textId="0C10DF81" w:rsidR="0087373D" w:rsidRPr="004445EA" w:rsidRDefault="0087373D" w:rsidP="0097679E">
      <w:pPr>
        <w:pStyle w:val="Heading1"/>
        <w:spacing w:before="0" w:line="276" w:lineRule="auto"/>
        <w:contextualSpacing/>
        <w:rPr>
          <w:b/>
          <w:bCs/>
        </w:rPr>
      </w:pPr>
      <w:bookmarkStart w:id="73" w:name="_Toc146041761"/>
      <w:r>
        <w:rPr>
          <w:b/>
          <w:bCs/>
        </w:rPr>
        <w:lastRenderedPageBreak/>
        <w:t>CALCULUS</w:t>
      </w:r>
      <w:r w:rsidRPr="00166642">
        <w:rPr>
          <w:b/>
          <w:bCs/>
        </w:rPr>
        <w:t xml:space="preserve"> STANDARDS</w:t>
      </w:r>
      <w:bookmarkEnd w:id="73"/>
    </w:p>
    <w:p w14:paraId="4033FA90" w14:textId="77777777" w:rsidR="0087373D" w:rsidRPr="00166642" w:rsidRDefault="0087373D" w:rsidP="0097679E">
      <w:pPr>
        <w:spacing w:line="276" w:lineRule="auto"/>
        <w:contextualSpacing/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690D62C6" wp14:editId="41933546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782550932" name="Straight Connector 1782550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0429EEF1" id="Straight Connector 1782550932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25204DCA" w14:textId="77777777" w:rsidR="0087373D" w:rsidRDefault="0087373D" w:rsidP="0097679E">
      <w:pPr>
        <w:pStyle w:val="Heading2"/>
        <w:spacing w:before="0" w:line="276" w:lineRule="auto"/>
        <w:rPr>
          <w:b/>
          <w:bCs/>
          <w:u w:val="single"/>
        </w:rPr>
      </w:pPr>
    </w:p>
    <w:p w14:paraId="6355124D" w14:textId="7AB5563F" w:rsidR="0087373D" w:rsidRPr="00166642" w:rsidRDefault="0087373D" w:rsidP="0097679E">
      <w:pPr>
        <w:pStyle w:val="Heading2"/>
        <w:spacing w:before="0" w:line="276" w:lineRule="auto"/>
        <w:rPr>
          <w:b/>
          <w:bCs/>
          <w:u w:val="single"/>
        </w:rPr>
      </w:pPr>
      <w:bookmarkStart w:id="74" w:name="_Toc146041762"/>
      <w:r>
        <w:rPr>
          <w:b/>
          <w:bCs/>
          <w:u w:val="single"/>
        </w:rPr>
        <w:t>Limits &amp; Continuity</w:t>
      </w:r>
      <w:bookmarkEnd w:id="74"/>
    </w:p>
    <w:p w14:paraId="51ABFE98" w14:textId="5D319E33" w:rsidR="0087373D" w:rsidRPr="00166642" w:rsidRDefault="0087373D" w:rsidP="0097679E">
      <w:pPr>
        <w:pStyle w:val="Heading3"/>
        <w:spacing w:before="0" w:line="276" w:lineRule="auto"/>
        <w:rPr>
          <w:b/>
          <w:bCs/>
        </w:rPr>
      </w:pPr>
      <w:bookmarkStart w:id="75" w:name="_Toc146041763"/>
      <w:r>
        <w:rPr>
          <w:b/>
          <w:bCs/>
        </w:rPr>
        <w:t>Identify and Calculate Limits</w:t>
      </w:r>
      <w:bookmarkEnd w:id="75"/>
    </w:p>
    <w:p w14:paraId="4E52F944" w14:textId="038244BC" w:rsidR="0087373D" w:rsidRPr="00166642" w:rsidRDefault="00094B7E" w:rsidP="0097679E">
      <w:pPr>
        <w:widowControl w:val="0"/>
        <w:spacing w:line="276" w:lineRule="auto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Students determine the limit of a function at a value numerically, graphically, and analytically. </w:t>
      </w:r>
    </w:p>
    <w:p w14:paraId="60317CB1" w14:textId="77777777" w:rsidR="0087373D" w:rsidRPr="00166642" w:rsidRDefault="0087373D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65898E15" w14:textId="4FB37164" w:rsidR="0087373D" w:rsidRPr="00901EF9" w:rsidRDefault="00901EF9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C.LC.1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tab/>
      </w:r>
      <w:r w:rsidRPr="00901EF9">
        <w:rPr>
          <w:sz w:val="20"/>
          <w:szCs w:val="20"/>
          <w:lang w:val="en"/>
        </w:rPr>
        <w:t xml:space="preserve">Identify vertical asymptotes in rational and logarithmic functions by identifying locations where the function value approaches infinity; estimate </w:t>
      </w:r>
      <w:r w:rsidRPr="00D67064">
        <w:rPr>
          <w:iCs/>
          <w:sz w:val="20"/>
          <w:szCs w:val="20"/>
          <w:lang w:val="en"/>
        </w:rPr>
        <w:t>limits</w:t>
      </w:r>
      <w:r w:rsidRPr="00901EF9">
        <w:rPr>
          <w:i/>
          <w:sz w:val="20"/>
          <w:szCs w:val="20"/>
          <w:lang w:val="en"/>
        </w:rPr>
        <w:t xml:space="preserve"> </w:t>
      </w:r>
      <w:r w:rsidRPr="00901EF9">
        <w:rPr>
          <w:sz w:val="20"/>
          <w:szCs w:val="20"/>
          <w:lang w:val="en"/>
        </w:rPr>
        <w:t xml:space="preserve">numerically and graphically; calculate </w:t>
      </w:r>
      <w:r w:rsidRPr="00D67064">
        <w:rPr>
          <w:iCs/>
          <w:sz w:val="20"/>
          <w:szCs w:val="20"/>
          <w:lang w:val="en"/>
        </w:rPr>
        <w:t>limits</w:t>
      </w:r>
      <w:r w:rsidRPr="00901EF9">
        <w:rPr>
          <w:sz w:val="20"/>
          <w:szCs w:val="20"/>
          <w:lang w:val="en"/>
        </w:rPr>
        <w:t xml:space="preserve"> analytically:</w:t>
      </w:r>
    </w:p>
    <w:p w14:paraId="7D5445EF" w14:textId="72D77F34" w:rsidR="00901EF9" w:rsidRDefault="00901EF9" w:rsidP="00581CF3">
      <w:pPr>
        <w:pStyle w:val="ListParagraph"/>
        <w:widowControl w:val="0"/>
        <w:numPr>
          <w:ilvl w:val="0"/>
          <w:numId w:val="18"/>
        </w:numPr>
        <w:spacing w:line="276" w:lineRule="auto"/>
        <w:ind w:left="1440"/>
        <w:rPr>
          <w:rFonts w:eastAsiaTheme="minorEastAsia"/>
          <w:sz w:val="20"/>
          <w:szCs w:val="20"/>
          <w:lang w:val="en"/>
        </w:rPr>
      </w:pPr>
      <w:r>
        <w:rPr>
          <w:rFonts w:eastAsiaTheme="minorEastAsia"/>
          <w:sz w:val="20"/>
          <w:szCs w:val="20"/>
          <w:lang w:val="en"/>
        </w:rPr>
        <w:t>A</w:t>
      </w:r>
      <w:r w:rsidRPr="00901EF9">
        <w:rPr>
          <w:rFonts w:eastAsiaTheme="minorEastAsia"/>
          <w:sz w:val="20"/>
          <w:szCs w:val="20"/>
          <w:lang w:val="en"/>
        </w:rPr>
        <w:t>lgebraic simplification</w:t>
      </w:r>
    </w:p>
    <w:p w14:paraId="6A781C99" w14:textId="0D1D5BD0" w:rsidR="00901EF9" w:rsidRDefault="00901EF9" w:rsidP="00581CF3">
      <w:pPr>
        <w:pStyle w:val="ListParagraph"/>
        <w:widowControl w:val="0"/>
        <w:numPr>
          <w:ilvl w:val="0"/>
          <w:numId w:val="18"/>
        </w:numPr>
        <w:spacing w:line="276" w:lineRule="auto"/>
        <w:ind w:left="1440"/>
        <w:rPr>
          <w:rFonts w:eastAsiaTheme="minorEastAsia"/>
          <w:sz w:val="20"/>
          <w:szCs w:val="20"/>
          <w:lang w:val="en"/>
        </w:rPr>
      </w:pPr>
      <w:r>
        <w:rPr>
          <w:rFonts w:eastAsiaTheme="minorEastAsia"/>
          <w:sz w:val="20"/>
          <w:szCs w:val="20"/>
          <w:lang w:val="en"/>
        </w:rPr>
        <w:t>D</w:t>
      </w:r>
      <w:r w:rsidRPr="00901EF9">
        <w:rPr>
          <w:rFonts w:eastAsiaTheme="minorEastAsia"/>
          <w:sz w:val="20"/>
          <w:szCs w:val="20"/>
          <w:lang w:val="en"/>
        </w:rPr>
        <w:t>irect substitution</w:t>
      </w:r>
    </w:p>
    <w:p w14:paraId="5ED29538" w14:textId="5C115342" w:rsidR="00901EF9" w:rsidRDefault="00901EF9" w:rsidP="00581CF3">
      <w:pPr>
        <w:pStyle w:val="ListParagraph"/>
        <w:widowControl w:val="0"/>
        <w:numPr>
          <w:ilvl w:val="0"/>
          <w:numId w:val="18"/>
        </w:numPr>
        <w:spacing w:line="276" w:lineRule="auto"/>
        <w:ind w:left="1440"/>
        <w:rPr>
          <w:rFonts w:eastAsiaTheme="minorEastAsia"/>
          <w:sz w:val="20"/>
          <w:szCs w:val="20"/>
          <w:lang w:val="en"/>
        </w:rPr>
      </w:pPr>
      <w:r>
        <w:rPr>
          <w:rFonts w:eastAsiaTheme="minorEastAsia"/>
          <w:sz w:val="20"/>
          <w:szCs w:val="20"/>
          <w:lang w:val="en"/>
        </w:rPr>
        <w:t>O</w:t>
      </w:r>
      <w:r w:rsidRPr="00901EF9">
        <w:rPr>
          <w:rFonts w:eastAsiaTheme="minorEastAsia"/>
          <w:sz w:val="20"/>
          <w:szCs w:val="20"/>
          <w:lang w:val="en"/>
        </w:rPr>
        <w:t>ne-sided limits</w:t>
      </w:r>
    </w:p>
    <w:p w14:paraId="73E496C2" w14:textId="554F4139" w:rsidR="00901EF9" w:rsidRPr="00901EF9" w:rsidRDefault="00901EF9" w:rsidP="00581CF3">
      <w:pPr>
        <w:pStyle w:val="ListParagraph"/>
        <w:widowControl w:val="0"/>
        <w:numPr>
          <w:ilvl w:val="0"/>
          <w:numId w:val="18"/>
        </w:numPr>
        <w:spacing w:line="276" w:lineRule="auto"/>
        <w:ind w:left="1440"/>
        <w:rPr>
          <w:rFonts w:eastAsiaTheme="minorEastAsia"/>
          <w:sz w:val="20"/>
          <w:szCs w:val="20"/>
          <w:lang w:val="en"/>
        </w:rPr>
      </w:pPr>
      <w:r>
        <w:rPr>
          <w:rFonts w:eastAsiaTheme="minorEastAsia"/>
          <w:sz w:val="20"/>
          <w:szCs w:val="20"/>
          <w:lang w:val="en"/>
        </w:rPr>
        <w:t>R</w:t>
      </w:r>
      <w:r w:rsidRPr="00901EF9">
        <w:rPr>
          <w:rFonts w:eastAsiaTheme="minorEastAsia"/>
          <w:sz w:val="20"/>
          <w:szCs w:val="20"/>
          <w:lang w:val="en"/>
        </w:rPr>
        <w:t>ationalization</w:t>
      </w:r>
      <w:r w:rsidRPr="00901EF9">
        <w:rPr>
          <w:rFonts w:eastAsiaTheme="minorEastAsia"/>
          <w:b/>
          <w:bCs/>
          <w:sz w:val="20"/>
          <w:szCs w:val="20"/>
          <w:lang w:val="en"/>
        </w:rPr>
        <w:t xml:space="preserve"> </w:t>
      </w:r>
    </w:p>
    <w:p w14:paraId="560E6428" w14:textId="32BCF553" w:rsidR="0087373D" w:rsidRDefault="00901EF9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C.LC.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tab/>
      </w:r>
      <w:r w:rsidRPr="00901EF9">
        <w:rPr>
          <w:sz w:val="20"/>
          <w:szCs w:val="20"/>
          <w:lang w:val="en"/>
        </w:rPr>
        <w:t xml:space="preserve">Calculate </w:t>
      </w:r>
      <w:r w:rsidRPr="00901EF9">
        <w:rPr>
          <w:iCs/>
          <w:sz w:val="20"/>
          <w:szCs w:val="20"/>
          <w:lang w:val="en"/>
        </w:rPr>
        <w:t>infinite limits</w:t>
      </w:r>
      <w:r w:rsidRPr="00901EF9">
        <w:rPr>
          <w:sz w:val="20"/>
          <w:szCs w:val="20"/>
          <w:lang w:val="en"/>
        </w:rPr>
        <w:t xml:space="preserve"> and use the result to </w:t>
      </w:r>
      <w:r w:rsidR="00A178DA" w:rsidRPr="00901EF9">
        <w:rPr>
          <w:sz w:val="20"/>
          <w:szCs w:val="20"/>
          <w:lang w:val="en"/>
        </w:rPr>
        <w:t xml:space="preserve">identify </w:t>
      </w:r>
      <w:r w:rsidRPr="00901EF9">
        <w:rPr>
          <w:sz w:val="20"/>
          <w:szCs w:val="20"/>
          <w:lang w:val="en"/>
        </w:rPr>
        <w:t xml:space="preserve">vertical asymptotes in rational and logarithmic functions.  </w:t>
      </w:r>
    </w:p>
    <w:p w14:paraId="19B059A8" w14:textId="77777777" w:rsidR="00901EF9" w:rsidRDefault="00901EF9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C.LC.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tab/>
      </w:r>
      <w:r w:rsidRPr="00901EF9">
        <w:rPr>
          <w:sz w:val="20"/>
          <w:szCs w:val="20"/>
          <w:lang w:val="en"/>
        </w:rPr>
        <w:t xml:space="preserve">Calculate </w:t>
      </w:r>
      <w:r w:rsidRPr="00901EF9">
        <w:rPr>
          <w:iCs/>
          <w:sz w:val="20"/>
          <w:szCs w:val="20"/>
          <w:lang w:val="en"/>
        </w:rPr>
        <w:t>limits</w:t>
      </w:r>
      <w:r w:rsidRPr="00901EF9">
        <w:rPr>
          <w:sz w:val="20"/>
          <w:szCs w:val="20"/>
          <w:lang w:val="en"/>
        </w:rPr>
        <w:t xml:space="preserve"> at infinity and use the result to identify horizontal asymptotes in rational and exponential functions.</w:t>
      </w:r>
    </w:p>
    <w:p w14:paraId="4F5605AB" w14:textId="6AB54D75" w:rsidR="0087373D" w:rsidRDefault="00901EF9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C.LC.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tab/>
      </w:r>
      <w:r w:rsidRPr="00901EF9">
        <w:rPr>
          <w:sz w:val="20"/>
          <w:szCs w:val="20"/>
          <w:lang w:val="en"/>
        </w:rPr>
        <w:t xml:space="preserve">Calculate </w:t>
      </w:r>
      <w:r w:rsidRPr="00901EF9">
        <w:rPr>
          <w:iCs/>
          <w:sz w:val="20"/>
          <w:szCs w:val="20"/>
          <w:lang w:val="en"/>
        </w:rPr>
        <w:t>limits</w:t>
      </w:r>
      <w:r w:rsidRPr="00901EF9">
        <w:rPr>
          <w:sz w:val="20"/>
          <w:szCs w:val="20"/>
          <w:lang w:val="en"/>
        </w:rPr>
        <w:t xml:space="preserve"> at infinity and use the result to identify unbounded behavior in rational, exponential, and logarithmic functions.</w:t>
      </w:r>
    </w:p>
    <w:p w14:paraId="53981204" w14:textId="6C8D1C55" w:rsidR="00901EF9" w:rsidRPr="00901EF9" w:rsidRDefault="00901EF9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C.LC.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901EF9">
        <w:rPr>
          <w:sz w:val="20"/>
          <w:szCs w:val="20"/>
          <w:lang w:val="en"/>
        </w:rPr>
        <w:t xml:space="preserve">Identify and classify graphically, algebraically, and numerically if a discontinuity is removable or non-removable; identify the three conditions that must exist in order for a </w:t>
      </w:r>
      <w:r w:rsidRPr="007F3F24">
        <w:rPr>
          <w:sz w:val="20"/>
          <w:szCs w:val="20"/>
          <w:lang w:val="en"/>
        </w:rPr>
        <w:t xml:space="preserve">function to be continuous at </w:t>
      </w:r>
      <m:oMath>
        <m:r>
          <w:rPr>
            <w:rFonts w:ascii="Cambria Math" w:hAnsi="Cambria Math"/>
            <w:sz w:val="20"/>
            <w:szCs w:val="20"/>
            <w:lang w:val="en"/>
          </w:rPr>
          <m:t>x = a</m:t>
        </m:r>
      </m:oMath>
      <w:r w:rsidRPr="007F3F24">
        <w:rPr>
          <w:sz w:val="20"/>
          <w:szCs w:val="20"/>
          <w:lang w:val="en"/>
        </w:rPr>
        <w:t>:</w:t>
      </w:r>
    </w:p>
    <w:p w14:paraId="26E85430" w14:textId="77777777" w:rsidR="00901EF9" w:rsidRDefault="00901EF9" w:rsidP="00581CF3">
      <w:pPr>
        <w:pStyle w:val="ListParagraph"/>
        <w:numPr>
          <w:ilvl w:val="0"/>
          <w:numId w:val="19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  <w:lang w:val="en"/>
        </w:rPr>
      </w:pPr>
      <m:oMath>
        <m:r>
          <w:rPr>
            <w:rFonts w:ascii="Cambria Math" w:hAnsi="Cambria Math"/>
            <w:sz w:val="20"/>
            <w:szCs w:val="20"/>
            <w:lang w:val="en"/>
          </w:rPr>
          <m:t>f(a)</m:t>
        </m:r>
      </m:oMath>
      <w:r w:rsidRPr="00901EF9">
        <w:rPr>
          <w:sz w:val="20"/>
          <w:szCs w:val="20"/>
          <w:lang w:val="en"/>
        </w:rPr>
        <w:t xml:space="preserve"> is defined</w:t>
      </w:r>
    </w:p>
    <w:p w14:paraId="7DAD79CE" w14:textId="387A939C" w:rsidR="00901EF9" w:rsidRPr="00901EF9" w:rsidRDefault="007818E7" w:rsidP="00581CF3">
      <w:pPr>
        <w:pStyle w:val="ListParagraph"/>
        <w:numPr>
          <w:ilvl w:val="0"/>
          <w:numId w:val="19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rFonts w:eastAsiaTheme="minorEastAsia"/>
          <w:sz w:val="20"/>
          <w:szCs w:val="20"/>
          <w:lang w:val="en"/>
        </w:rPr>
      </w:pPr>
      <w:r>
        <w:rPr>
          <w:sz w:val="20"/>
          <w:szCs w:val="20"/>
          <w:lang w:val="en"/>
        </w:rPr>
        <w:t>T</w:t>
      </w:r>
      <w:r w:rsidRPr="00901EF9">
        <w:rPr>
          <w:sz w:val="20"/>
          <w:szCs w:val="20"/>
          <w:lang w:val="en"/>
        </w:rPr>
        <w:t>he</w:t>
      </w:r>
      <w:r w:rsidRPr="00901EF9">
        <w:rPr>
          <w:i/>
          <w:sz w:val="20"/>
          <w:szCs w:val="20"/>
          <w:lang w:val="en"/>
        </w:rPr>
        <w:t xml:space="preserve"> </w:t>
      </w:r>
      <w:r w:rsidR="00901EF9" w:rsidRPr="00D67064">
        <w:rPr>
          <w:iCs/>
          <w:sz w:val="20"/>
          <w:szCs w:val="20"/>
          <w:lang w:val="en"/>
        </w:rPr>
        <w:t>limit</w:t>
      </w:r>
      <w:r w:rsidR="00901EF9" w:rsidRPr="00901EF9">
        <w:rPr>
          <w:sz w:val="20"/>
          <w:szCs w:val="20"/>
          <w:lang w:val="en"/>
        </w:rPr>
        <w:t xml:space="preserve"> as </w:t>
      </w:r>
      <m:oMath>
        <m:r>
          <w:rPr>
            <w:rFonts w:ascii="Cambria Math" w:hAnsi="Cambria Math"/>
            <w:sz w:val="20"/>
            <w:szCs w:val="20"/>
            <w:lang w:val="en"/>
          </w:rPr>
          <m:t>x</m:t>
        </m:r>
      </m:oMath>
      <w:r w:rsidR="00901EF9" w:rsidRPr="00901EF9">
        <w:rPr>
          <w:sz w:val="20"/>
          <w:szCs w:val="20"/>
          <w:lang w:val="en"/>
        </w:rPr>
        <w:t xml:space="preserve"> approaches </w:t>
      </w:r>
      <m:oMath>
        <m:r>
          <w:rPr>
            <w:rFonts w:ascii="Cambria Math" w:hAnsi="Cambria Math"/>
            <w:sz w:val="20"/>
            <w:szCs w:val="20"/>
            <w:lang w:val="en"/>
          </w:rPr>
          <m:t>a</m:t>
        </m:r>
      </m:oMath>
      <w:r w:rsidR="00EA0238">
        <w:rPr>
          <w:rFonts w:eastAsiaTheme="minorEastAsia"/>
          <w:sz w:val="20"/>
          <w:szCs w:val="20"/>
          <w:lang w:val="en"/>
        </w:rPr>
        <w:t xml:space="preserve"> </w:t>
      </w:r>
      <w:r w:rsidR="00901EF9" w:rsidRPr="00901EF9">
        <w:rPr>
          <w:sz w:val="20"/>
          <w:szCs w:val="20"/>
          <w:lang w:val="en"/>
        </w:rPr>
        <w:t xml:space="preserve">of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"/>
              </w:rPr>
              <m:t>x</m:t>
            </m:r>
          </m:e>
        </m:d>
      </m:oMath>
      <w:r w:rsidR="00901EF9" w:rsidRPr="00901EF9">
        <w:rPr>
          <w:sz w:val="20"/>
          <w:szCs w:val="20"/>
          <w:lang w:val="en"/>
        </w:rPr>
        <w:t xml:space="preserve"> equals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"/>
              </w:rPr>
              <m:t>a</m:t>
            </m:r>
          </m:e>
        </m:d>
      </m:oMath>
    </w:p>
    <w:p w14:paraId="58F3AAE2" w14:textId="517D96CC" w:rsidR="00901EF9" w:rsidRPr="00901EF9" w:rsidRDefault="007818E7" w:rsidP="00581CF3">
      <w:pPr>
        <w:pStyle w:val="ListParagraph"/>
        <w:numPr>
          <w:ilvl w:val="0"/>
          <w:numId w:val="19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rFonts w:eastAsiaTheme="minorEastAsia"/>
          <w:sz w:val="20"/>
          <w:szCs w:val="20"/>
          <w:lang w:val="en"/>
        </w:rPr>
      </w:pPr>
      <w:r>
        <w:rPr>
          <w:sz w:val="20"/>
          <w:szCs w:val="20"/>
          <w:lang w:val="en"/>
        </w:rPr>
        <w:t>T</w:t>
      </w:r>
      <w:r w:rsidRPr="00901EF9">
        <w:rPr>
          <w:sz w:val="20"/>
          <w:szCs w:val="20"/>
          <w:lang w:val="en"/>
        </w:rPr>
        <w:t xml:space="preserve">he </w:t>
      </w:r>
      <w:r w:rsidR="00901EF9" w:rsidRPr="00D67064">
        <w:rPr>
          <w:iCs/>
          <w:sz w:val="20"/>
          <w:szCs w:val="20"/>
          <w:lang w:val="en"/>
        </w:rPr>
        <w:t>limit</w:t>
      </w:r>
      <w:r w:rsidR="00901EF9" w:rsidRPr="00901EF9">
        <w:rPr>
          <w:i/>
          <w:sz w:val="20"/>
          <w:szCs w:val="20"/>
          <w:lang w:val="en"/>
        </w:rPr>
        <w:t xml:space="preserve"> </w:t>
      </w:r>
      <w:r w:rsidR="00901EF9" w:rsidRPr="00901EF9">
        <w:rPr>
          <w:sz w:val="20"/>
          <w:szCs w:val="20"/>
          <w:lang w:val="en"/>
        </w:rPr>
        <w:t xml:space="preserve">as </w:t>
      </w:r>
      <m:oMath>
        <m:r>
          <w:rPr>
            <w:rFonts w:ascii="Cambria Math" w:hAnsi="Cambria Math"/>
            <w:sz w:val="20"/>
            <w:szCs w:val="20"/>
            <w:lang w:val="en"/>
          </w:rPr>
          <m:t>x</m:t>
        </m:r>
      </m:oMath>
      <w:r w:rsidR="00901EF9" w:rsidRPr="00901EF9">
        <w:rPr>
          <w:sz w:val="20"/>
          <w:szCs w:val="20"/>
          <w:lang w:val="en"/>
        </w:rPr>
        <w:t xml:space="preserve"> approaches </w:t>
      </w:r>
      <m:oMath>
        <m:r>
          <w:rPr>
            <w:rFonts w:ascii="Cambria Math" w:hAnsi="Cambria Math"/>
            <w:sz w:val="20"/>
            <w:szCs w:val="20"/>
            <w:lang w:val="en"/>
          </w:rPr>
          <m:t>a</m:t>
        </m:r>
      </m:oMath>
      <w:r w:rsidR="00EA0238">
        <w:rPr>
          <w:rFonts w:eastAsiaTheme="minorEastAsia"/>
          <w:sz w:val="20"/>
          <w:szCs w:val="20"/>
          <w:lang w:val="en"/>
        </w:rPr>
        <w:t xml:space="preserve"> </w:t>
      </w:r>
      <w:r w:rsidR="00901EF9" w:rsidRPr="00901EF9">
        <w:rPr>
          <w:sz w:val="20"/>
          <w:szCs w:val="20"/>
          <w:lang w:val="en"/>
        </w:rPr>
        <w:t xml:space="preserve">of </w:t>
      </w:r>
      <m:oMath>
        <m:r>
          <w:rPr>
            <w:rFonts w:ascii="Cambria Math" w:hAnsi="Cambria Math"/>
            <w:sz w:val="20"/>
            <w:szCs w:val="20"/>
            <w:lang w:val="en"/>
          </w:rPr>
          <m:t>f(x)</m:t>
        </m:r>
      </m:oMath>
      <w:r w:rsidR="00901EF9" w:rsidRPr="00901EF9">
        <w:rPr>
          <w:sz w:val="20"/>
          <w:szCs w:val="20"/>
          <w:lang w:val="en"/>
        </w:rPr>
        <w:t xml:space="preserve"> exists</w:t>
      </w:r>
    </w:p>
    <w:p w14:paraId="19A10961" w14:textId="519CC33B" w:rsidR="00901EF9" w:rsidRPr="00166642" w:rsidRDefault="00901EF9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rFonts w:eastAsiaTheme="minorEastAsia"/>
          <w:sz w:val="20"/>
          <w:szCs w:val="20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C.LC.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901EF9">
        <w:rPr>
          <w:sz w:val="20"/>
          <w:szCs w:val="20"/>
          <w:lang w:val="en"/>
        </w:rPr>
        <w:t xml:space="preserve">Apply </w:t>
      </w:r>
      <w:r w:rsidRPr="00880F4A">
        <w:rPr>
          <w:sz w:val="20"/>
          <w:szCs w:val="20"/>
          <w:lang w:val="en"/>
        </w:rPr>
        <w:t xml:space="preserve">the </w:t>
      </w:r>
      <w:r w:rsidRPr="00D67064">
        <w:rPr>
          <w:sz w:val="20"/>
          <w:szCs w:val="20"/>
          <w:lang w:val="en"/>
        </w:rPr>
        <w:t>Intermediate Value Theorem</w:t>
      </w:r>
      <w:r w:rsidRPr="00901EF9">
        <w:rPr>
          <w:sz w:val="20"/>
          <w:szCs w:val="20"/>
          <w:lang w:val="en"/>
        </w:rPr>
        <w:t xml:space="preserve"> for </w:t>
      </w:r>
      <w:r w:rsidRPr="00D67064">
        <w:rPr>
          <w:iCs/>
          <w:sz w:val="20"/>
          <w:szCs w:val="20"/>
          <w:lang w:val="en"/>
        </w:rPr>
        <w:t>continuous functions</w:t>
      </w:r>
      <w:r w:rsidRPr="00901EF9">
        <w:rPr>
          <w:i/>
          <w:sz w:val="20"/>
          <w:szCs w:val="20"/>
          <w:lang w:val="en"/>
        </w:rPr>
        <w:t>.</w:t>
      </w:r>
    </w:p>
    <w:p w14:paraId="322443C5" w14:textId="77777777" w:rsidR="0087373D" w:rsidRDefault="0087373D" w:rsidP="0097679E">
      <w:pPr>
        <w:widowControl w:val="0"/>
        <w:spacing w:line="276" w:lineRule="auto"/>
        <w:contextualSpacing/>
        <w:rPr>
          <w:rFonts w:eastAsiaTheme="minorEastAsia"/>
          <w:sz w:val="20"/>
          <w:szCs w:val="20"/>
        </w:rPr>
      </w:pPr>
    </w:p>
    <w:p w14:paraId="699CB7E8" w14:textId="77777777" w:rsidR="0087373D" w:rsidRPr="00166642" w:rsidRDefault="0087373D" w:rsidP="0097679E">
      <w:pPr>
        <w:widowControl w:val="0"/>
        <w:spacing w:line="276" w:lineRule="auto"/>
        <w:contextualSpacing/>
        <w:rPr>
          <w:rFonts w:eastAsiaTheme="minorEastAsia"/>
          <w:sz w:val="20"/>
          <w:szCs w:val="20"/>
        </w:rPr>
      </w:pPr>
    </w:p>
    <w:p w14:paraId="652B64F7" w14:textId="77777777" w:rsidR="0087373D" w:rsidRPr="00166642" w:rsidRDefault="0087373D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476F951F" wp14:editId="1EB8A62C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971182374" name="Straight Connector 971182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42CCC86B" id="Straight Connector 971182374" o:spid="_x0000_s1026" style="position:absolute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CCD4C8B" w14:textId="77777777" w:rsidR="0087373D" w:rsidRPr="00166642" w:rsidRDefault="0087373D" w:rsidP="0097679E">
      <w:pPr>
        <w:widowControl w:val="0"/>
        <w:tabs>
          <w:tab w:val="left" w:pos="6425"/>
        </w:tabs>
        <w:spacing w:line="276" w:lineRule="auto"/>
        <w:ind w:left="806" w:right="1440" w:hanging="806"/>
        <w:contextualSpacing/>
        <w:rPr>
          <w:color w:val="000000"/>
          <w:sz w:val="22"/>
          <w:szCs w:val="22"/>
          <w:shd w:val="clear" w:color="auto" w:fill="FFFFFF"/>
        </w:rPr>
      </w:pPr>
    </w:p>
    <w:p w14:paraId="7AFE5126" w14:textId="50806BF1" w:rsidR="0087373D" w:rsidRPr="00166642" w:rsidRDefault="0087373D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76" w:name="_Toc146041764"/>
      <w:r>
        <w:rPr>
          <w:b/>
          <w:bCs/>
          <w:u w:val="single"/>
        </w:rPr>
        <w:t>Derivatives</w:t>
      </w:r>
      <w:bookmarkEnd w:id="76"/>
    </w:p>
    <w:p w14:paraId="097C2B26" w14:textId="5BFDA825" w:rsidR="0087373D" w:rsidRPr="00166642" w:rsidRDefault="0087373D" w:rsidP="0097679E">
      <w:pPr>
        <w:pStyle w:val="Heading3"/>
        <w:spacing w:before="0" w:line="276" w:lineRule="auto"/>
        <w:contextualSpacing/>
        <w:rPr>
          <w:b/>
          <w:bCs/>
        </w:rPr>
      </w:pPr>
      <w:bookmarkStart w:id="77" w:name="_Toc146041765"/>
      <w:r>
        <w:rPr>
          <w:b/>
          <w:bCs/>
        </w:rPr>
        <w:t>Equation of a Tangent Line</w:t>
      </w:r>
      <w:bookmarkEnd w:id="77"/>
    </w:p>
    <w:p w14:paraId="7B900C85" w14:textId="161C4B98" w:rsidR="0087373D" w:rsidRPr="00166642" w:rsidRDefault="0087373D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Students </w:t>
      </w:r>
      <w:r w:rsidR="00901EF9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 xml:space="preserve">use derivatives to solve problems both theoretically and in real-world context. </w:t>
      </w:r>
    </w:p>
    <w:p w14:paraId="603D419A" w14:textId="77777777" w:rsidR="0087373D" w:rsidRPr="00166642" w:rsidRDefault="0087373D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374B9AFE" w14:textId="77777777" w:rsidR="00F87C54" w:rsidRDefault="00901EF9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C.D.1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87373D" w:rsidRPr="00166642">
        <w:tab/>
      </w:r>
      <w:r w:rsidRPr="00901EF9">
        <w:rPr>
          <w:sz w:val="20"/>
          <w:szCs w:val="20"/>
          <w:lang w:val="en"/>
        </w:rPr>
        <w:t xml:space="preserve">Approximate the </w:t>
      </w:r>
      <w:r w:rsidRPr="00901EF9">
        <w:rPr>
          <w:iCs/>
          <w:sz w:val="20"/>
          <w:szCs w:val="20"/>
          <w:lang w:val="en"/>
        </w:rPr>
        <w:t>derivative</w:t>
      </w:r>
      <w:r w:rsidRPr="00901EF9">
        <w:rPr>
          <w:sz w:val="20"/>
          <w:szCs w:val="20"/>
          <w:lang w:val="en"/>
        </w:rPr>
        <w:t>:</w:t>
      </w:r>
      <w:r w:rsidR="00F87C54">
        <w:rPr>
          <w:sz w:val="20"/>
          <w:szCs w:val="20"/>
          <w:lang w:val="en"/>
        </w:rPr>
        <w:t xml:space="preserve"> </w:t>
      </w:r>
    </w:p>
    <w:p w14:paraId="242AA150" w14:textId="1CCDBEF1" w:rsidR="00F87C54" w:rsidRDefault="00F87C54" w:rsidP="00581CF3">
      <w:pPr>
        <w:pStyle w:val="ListParagraph"/>
        <w:numPr>
          <w:ilvl w:val="0"/>
          <w:numId w:val="26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  <w:lang w:val="en"/>
        </w:rPr>
      </w:pPr>
      <w:r>
        <w:rPr>
          <w:sz w:val="20"/>
          <w:szCs w:val="20"/>
          <w:lang w:val="en"/>
        </w:rPr>
        <w:t>G</w:t>
      </w:r>
      <w:r w:rsidRPr="00F87C54">
        <w:rPr>
          <w:sz w:val="20"/>
          <w:szCs w:val="20"/>
          <w:lang w:val="en"/>
        </w:rPr>
        <w:t xml:space="preserve">raphically by finding the slope of a </w:t>
      </w:r>
      <w:r w:rsidRPr="00D67064">
        <w:rPr>
          <w:iCs/>
          <w:sz w:val="20"/>
          <w:szCs w:val="20"/>
          <w:lang w:val="en"/>
        </w:rPr>
        <w:t>tangent line</w:t>
      </w:r>
      <w:r w:rsidRPr="00F87C54">
        <w:rPr>
          <w:sz w:val="20"/>
          <w:szCs w:val="20"/>
          <w:lang w:val="en"/>
        </w:rPr>
        <w:t xml:space="preserve"> drawn to a curve at a given point.  </w:t>
      </w:r>
    </w:p>
    <w:p w14:paraId="34370266" w14:textId="25F76E64" w:rsidR="00901EF9" w:rsidRPr="00D67064" w:rsidRDefault="00F87C54" w:rsidP="00581CF3">
      <w:pPr>
        <w:pStyle w:val="ListParagraph"/>
        <w:numPr>
          <w:ilvl w:val="0"/>
          <w:numId w:val="26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iCs/>
          <w:sz w:val="20"/>
          <w:szCs w:val="20"/>
          <w:lang w:val="en"/>
        </w:rPr>
      </w:pPr>
      <w:r>
        <w:rPr>
          <w:sz w:val="20"/>
          <w:szCs w:val="20"/>
          <w:lang w:val="en"/>
        </w:rPr>
        <w:t>N</w:t>
      </w:r>
      <w:r w:rsidRPr="00F87C54">
        <w:rPr>
          <w:sz w:val="20"/>
          <w:szCs w:val="20"/>
          <w:lang w:val="en"/>
        </w:rPr>
        <w:t xml:space="preserve">umerically by using the </w:t>
      </w:r>
      <w:r w:rsidRPr="00D67064">
        <w:rPr>
          <w:iCs/>
          <w:sz w:val="20"/>
          <w:szCs w:val="20"/>
          <w:lang w:val="en"/>
        </w:rPr>
        <w:t xml:space="preserve">difference quotient.  </w:t>
      </w:r>
    </w:p>
    <w:p w14:paraId="38BD5012" w14:textId="73BCFCB1" w:rsidR="0087373D" w:rsidRPr="005363D4" w:rsidRDefault="00901EF9" w:rsidP="0097679E">
      <w:pPr>
        <w:tabs>
          <w:tab w:val="left" w:pos="1080"/>
        </w:tabs>
        <w:spacing w:line="276" w:lineRule="auto"/>
        <w:rPr>
          <w:sz w:val="20"/>
          <w:szCs w:val="20"/>
          <w:lang w:val="en"/>
        </w:rPr>
      </w:pPr>
      <w:r w:rsidRPr="00D67064">
        <w:rPr>
          <w:rFonts w:eastAsiaTheme="minorEastAsia"/>
          <w:b/>
          <w:bCs/>
          <w:iCs/>
          <w:color w:val="2F5496" w:themeColor="accent1" w:themeShade="BF"/>
          <w:sz w:val="20"/>
          <w:szCs w:val="20"/>
          <w:lang w:val="en"/>
        </w:rPr>
        <w:t>C.D.</w:t>
      </w:r>
      <w:r w:rsidR="0087373D" w:rsidRPr="00D67064">
        <w:rPr>
          <w:rFonts w:eastAsiaTheme="minorEastAsia"/>
          <w:b/>
          <w:bCs/>
          <w:iCs/>
          <w:color w:val="2F5496" w:themeColor="accent1" w:themeShade="BF"/>
          <w:sz w:val="20"/>
          <w:szCs w:val="20"/>
          <w:lang w:val="en"/>
        </w:rPr>
        <w:t>2</w:t>
      </w:r>
      <w:r w:rsidR="0087373D" w:rsidRPr="00D67064">
        <w:rPr>
          <w:rFonts w:eastAsiaTheme="minorEastAsia"/>
          <w:b/>
          <w:bCs/>
          <w:iCs/>
          <w:color w:val="2F5496" w:themeColor="accent1" w:themeShade="BF"/>
          <w:sz w:val="20"/>
          <w:szCs w:val="20"/>
        </w:rPr>
        <w:t>:</w:t>
      </w:r>
      <w:r w:rsidR="0087373D" w:rsidRPr="00D67064">
        <w:rPr>
          <w:rFonts w:eastAsiaTheme="minorEastAsia"/>
          <w:iCs/>
          <w:color w:val="2F5496" w:themeColor="accent1" w:themeShade="BF"/>
          <w:sz w:val="20"/>
          <w:szCs w:val="20"/>
        </w:rPr>
        <w:t xml:space="preserve"> </w:t>
      </w:r>
      <w:r w:rsidR="0087373D" w:rsidRPr="00D67064">
        <w:rPr>
          <w:iCs/>
        </w:rPr>
        <w:tab/>
      </w:r>
      <w:r w:rsidRPr="00D67064">
        <w:rPr>
          <w:iCs/>
          <w:sz w:val="20"/>
          <w:szCs w:val="20"/>
          <w:lang w:val="en"/>
        </w:rPr>
        <w:t>Find the equation of the tangent line</w:t>
      </w:r>
      <w:r w:rsidRPr="00901EF9">
        <w:rPr>
          <w:sz w:val="20"/>
          <w:szCs w:val="20"/>
          <w:lang w:val="en"/>
        </w:rPr>
        <w:t xml:space="preserve"> using the definition of </w:t>
      </w:r>
      <w:r w:rsidRPr="00901EF9">
        <w:rPr>
          <w:iCs/>
          <w:sz w:val="20"/>
          <w:szCs w:val="20"/>
          <w:lang w:val="en"/>
        </w:rPr>
        <w:t>derivative</w:t>
      </w:r>
      <w:r w:rsidRPr="00901EF9">
        <w:rPr>
          <w:i/>
          <w:sz w:val="20"/>
          <w:szCs w:val="20"/>
          <w:lang w:val="en"/>
        </w:rPr>
        <w:t>.</w:t>
      </w:r>
    </w:p>
    <w:p w14:paraId="21285657" w14:textId="77777777" w:rsidR="00901EF9" w:rsidRPr="00901EF9" w:rsidRDefault="00901EF9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C.D.</w:t>
      </w:r>
      <w:r w:rsidR="0087373D"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87373D" w:rsidRPr="00901EF9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901EF9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87373D" w:rsidRPr="00901EF9">
        <w:tab/>
      </w:r>
      <w:r w:rsidRPr="00901EF9">
        <w:rPr>
          <w:sz w:val="20"/>
          <w:szCs w:val="20"/>
          <w:lang w:val="en"/>
        </w:rPr>
        <w:t>Establish and apply that differentiability implies continuity, but continuity does not necessarily imply differentiability.</w:t>
      </w:r>
    </w:p>
    <w:p w14:paraId="4D487122" w14:textId="57F65BB0" w:rsidR="00901EF9" w:rsidRPr="00901EF9" w:rsidRDefault="00901EF9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C.D.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87373D" w:rsidRPr="00166642">
        <w:tab/>
      </w:r>
      <w:r w:rsidRPr="00901EF9">
        <w:rPr>
          <w:sz w:val="20"/>
          <w:szCs w:val="20"/>
          <w:lang w:val="en"/>
        </w:rPr>
        <w:t xml:space="preserve">Compare the characteristic of graphs of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</m:oMath>
      <w:r w:rsidRPr="00901EF9">
        <w:rPr>
          <w:sz w:val="20"/>
          <w:szCs w:val="20"/>
          <w:lang w:val="en"/>
        </w:rPr>
        <w:t xml:space="preserve"> and</w:t>
      </w:r>
      <m:oMath>
        <m:r>
          <w:rPr>
            <w:rFonts w:ascii="Cambria Math" w:hAnsi="Cambria Math"/>
            <w:sz w:val="20"/>
            <w:szCs w:val="20"/>
            <w:lang w:val="en"/>
          </w:rPr>
          <m:t xml:space="preserve"> f’</m:t>
        </m:r>
      </m:oMath>
      <w:r w:rsidRPr="00901EF9">
        <w:rPr>
          <w:sz w:val="20"/>
          <w:szCs w:val="20"/>
          <w:lang w:val="en"/>
        </w:rPr>
        <w:t xml:space="preserve">: </w:t>
      </w:r>
    </w:p>
    <w:p w14:paraId="7C83E662" w14:textId="77777777" w:rsidR="00901EF9" w:rsidRDefault="00901EF9" w:rsidP="00581CF3">
      <w:pPr>
        <w:pStyle w:val="ListParagraph"/>
        <w:numPr>
          <w:ilvl w:val="0"/>
          <w:numId w:val="25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 xml:space="preserve">Generate the graph of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</m:oMath>
      <w:r w:rsidRPr="00901EF9">
        <w:rPr>
          <w:sz w:val="20"/>
          <w:szCs w:val="20"/>
          <w:lang w:val="en"/>
        </w:rPr>
        <w:t xml:space="preserve"> given the graph of</w:t>
      </w:r>
      <m:oMath>
        <m:r>
          <w:rPr>
            <w:rFonts w:ascii="Cambria Math" w:hAnsi="Cambria Math"/>
            <w:sz w:val="20"/>
            <w:szCs w:val="20"/>
            <w:lang w:val="en"/>
          </w:rPr>
          <m:t xml:space="preserve"> f’</m:t>
        </m:r>
      </m:oMath>
      <w:r w:rsidRPr="00901EF9">
        <w:rPr>
          <w:sz w:val="20"/>
          <w:szCs w:val="20"/>
          <w:lang w:val="en"/>
        </w:rPr>
        <w:t xml:space="preserve"> and vice versa.</w:t>
      </w:r>
    </w:p>
    <w:p w14:paraId="2106CDE8" w14:textId="77777777" w:rsidR="00901EF9" w:rsidRDefault="00901EF9" w:rsidP="00581CF3">
      <w:pPr>
        <w:pStyle w:val="ListParagraph"/>
        <w:numPr>
          <w:ilvl w:val="0"/>
          <w:numId w:val="25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 xml:space="preserve">Establish the relationship between the increasing and decreasing behavior of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</m:oMath>
      <w:r w:rsidRPr="00901EF9">
        <w:rPr>
          <w:sz w:val="20"/>
          <w:szCs w:val="20"/>
          <w:lang w:val="en"/>
        </w:rPr>
        <w:t xml:space="preserve"> and the sign of </w:t>
      </w:r>
      <m:oMath>
        <m:r>
          <w:rPr>
            <w:rFonts w:ascii="Cambria Math" w:hAnsi="Cambria Math"/>
            <w:sz w:val="20"/>
            <w:szCs w:val="20"/>
            <w:lang w:val="en"/>
          </w:rPr>
          <m:t>f’</m:t>
        </m:r>
      </m:oMath>
      <w:r w:rsidRPr="00901EF9">
        <w:rPr>
          <w:sz w:val="20"/>
          <w:szCs w:val="20"/>
          <w:lang w:val="en"/>
        </w:rPr>
        <w:t>.</w:t>
      </w:r>
    </w:p>
    <w:p w14:paraId="542CF377" w14:textId="1B18C9EA" w:rsidR="0087373D" w:rsidRPr="00901EF9" w:rsidRDefault="00901EF9" w:rsidP="00581CF3">
      <w:pPr>
        <w:pStyle w:val="ListParagraph"/>
        <w:numPr>
          <w:ilvl w:val="0"/>
          <w:numId w:val="25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 xml:space="preserve">Identify maxima and minima as points </w:t>
      </w:r>
      <w:proofErr w:type="gramStart"/>
      <w:r w:rsidRPr="00901EF9">
        <w:rPr>
          <w:sz w:val="20"/>
          <w:szCs w:val="20"/>
          <w:lang w:val="en"/>
        </w:rPr>
        <w:t>where</w:t>
      </w:r>
      <w:proofErr w:type="gramEnd"/>
      <w:r w:rsidRPr="00901EF9">
        <w:rPr>
          <w:sz w:val="20"/>
          <w:szCs w:val="20"/>
          <w:lang w:val="en"/>
        </w:rPr>
        <w:t xml:space="preserve"> increasing and decreasing behavior change.</w:t>
      </w:r>
    </w:p>
    <w:p w14:paraId="5B850820" w14:textId="560A4551" w:rsidR="0087373D" w:rsidRDefault="00901EF9" w:rsidP="0097679E">
      <w:pPr>
        <w:spacing w:line="276" w:lineRule="auto"/>
        <w:ind w:left="1080" w:hanging="1080"/>
        <w:contextualSpacing/>
        <w:rPr>
          <w:sz w:val="20"/>
          <w:szCs w:val="20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C.D</w:t>
      </w:r>
      <w:r w:rsidR="0087373D"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87373D" w:rsidRPr="00166642">
        <w:tab/>
      </w:r>
      <w:r w:rsidRPr="00901EF9">
        <w:rPr>
          <w:sz w:val="20"/>
          <w:szCs w:val="20"/>
          <w:lang w:val="en"/>
        </w:rPr>
        <w:t xml:space="preserve">Apply the </w:t>
      </w:r>
      <w:r w:rsidRPr="00901EF9">
        <w:rPr>
          <w:iCs/>
          <w:sz w:val="20"/>
          <w:szCs w:val="20"/>
          <w:lang w:val="en"/>
        </w:rPr>
        <w:t>Mean Value Theorem</w:t>
      </w:r>
      <w:r w:rsidRPr="00901EF9">
        <w:rPr>
          <w:sz w:val="20"/>
          <w:szCs w:val="20"/>
          <w:lang w:val="en"/>
        </w:rPr>
        <w:t xml:space="preserve"> on a given interval.</w:t>
      </w:r>
    </w:p>
    <w:p w14:paraId="641166D4" w14:textId="24D7E4AD" w:rsidR="00901EF9" w:rsidRPr="00901EF9" w:rsidRDefault="00901EF9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lastRenderedPageBreak/>
        <w:t>C.D.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87373D" w:rsidRPr="00166642">
        <w:tab/>
      </w:r>
      <w:r w:rsidRPr="00901EF9">
        <w:rPr>
          <w:sz w:val="20"/>
          <w:szCs w:val="20"/>
          <w:lang w:val="en"/>
        </w:rPr>
        <w:t xml:space="preserve">Compare the characteristic of graphs of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</m:oMath>
      <w:r w:rsidRPr="00901EF9">
        <w:rPr>
          <w:sz w:val="20"/>
          <w:szCs w:val="20"/>
          <w:lang w:val="en"/>
        </w:rPr>
        <w:t xml:space="preserve">, </w:t>
      </w:r>
      <m:oMath>
        <m:r>
          <w:rPr>
            <w:rFonts w:ascii="Cambria Math" w:hAnsi="Cambria Math"/>
            <w:sz w:val="20"/>
            <w:szCs w:val="20"/>
            <w:lang w:val="en"/>
          </w:rPr>
          <m:t>f’</m:t>
        </m:r>
      </m:oMath>
      <w:r w:rsidRPr="00901EF9">
        <w:rPr>
          <w:sz w:val="20"/>
          <w:szCs w:val="20"/>
          <w:lang w:val="en"/>
        </w:rPr>
        <w:t xml:space="preserve">, and </w:t>
      </w:r>
      <m:oMath>
        <m:r>
          <w:rPr>
            <w:rFonts w:ascii="Cambria Math" w:hAnsi="Cambria Math"/>
            <w:sz w:val="20"/>
            <w:szCs w:val="20"/>
            <w:lang w:val="en"/>
          </w:rPr>
          <m:t>f”</m:t>
        </m:r>
      </m:oMath>
      <w:r w:rsidRPr="00901EF9">
        <w:rPr>
          <w:sz w:val="20"/>
          <w:szCs w:val="20"/>
          <w:lang w:val="en"/>
        </w:rPr>
        <w:t>:</w:t>
      </w:r>
    </w:p>
    <w:p w14:paraId="7932EC12" w14:textId="77777777" w:rsidR="00901EF9" w:rsidRDefault="00901EF9" w:rsidP="00581CF3">
      <w:pPr>
        <w:pStyle w:val="ListParagraph"/>
        <w:numPr>
          <w:ilvl w:val="0"/>
          <w:numId w:val="24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 xml:space="preserve">Generate the graphs of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</m:oMath>
      <w:r w:rsidRPr="00901EF9">
        <w:rPr>
          <w:sz w:val="20"/>
          <w:szCs w:val="20"/>
          <w:lang w:val="en"/>
        </w:rPr>
        <w:t xml:space="preserve"> and </w:t>
      </w:r>
      <m:oMath>
        <m:r>
          <w:rPr>
            <w:rFonts w:ascii="Cambria Math" w:hAnsi="Cambria Math"/>
            <w:sz w:val="20"/>
            <w:szCs w:val="20"/>
            <w:lang w:val="en"/>
          </w:rPr>
          <m:t>f'</m:t>
        </m:r>
      </m:oMath>
      <w:r w:rsidRPr="00901EF9">
        <w:rPr>
          <w:i/>
          <w:sz w:val="20"/>
          <w:szCs w:val="20"/>
          <w:lang w:val="en"/>
        </w:rPr>
        <w:t xml:space="preserve"> </w:t>
      </w:r>
      <w:r w:rsidRPr="00901EF9">
        <w:rPr>
          <w:sz w:val="20"/>
          <w:szCs w:val="20"/>
          <w:lang w:val="en"/>
        </w:rPr>
        <w:t xml:space="preserve">given the graph of </w:t>
      </w:r>
      <m:oMath>
        <m:r>
          <w:rPr>
            <w:rFonts w:ascii="Cambria Math" w:hAnsi="Cambria Math"/>
            <w:sz w:val="20"/>
            <w:szCs w:val="20"/>
            <w:lang w:val="en"/>
          </w:rPr>
          <m:t>f”</m:t>
        </m:r>
      </m:oMath>
      <w:r w:rsidRPr="00901EF9">
        <w:rPr>
          <w:sz w:val="20"/>
          <w:szCs w:val="20"/>
          <w:lang w:val="en"/>
        </w:rPr>
        <w:t xml:space="preserve"> and vice versa.</w:t>
      </w:r>
    </w:p>
    <w:p w14:paraId="2263ADD8" w14:textId="77777777" w:rsidR="00901EF9" w:rsidRPr="00901EF9" w:rsidRDefault="00901EF9" w:rsidP="00581CF3">
      <w:pPr>
        <w:pStyle w:val="ListParagraph"/>
        <w:numPr>
          <w:ilvl w:val="0"/>
          <w:numId w:val="24"/>
        </w:numPr>
        <w:spacing w:line="276" w:lineRule="auto"/>
        <w:ind w:left="1440"/>
        <w:rPr>
          <w:rFonts w:eastAsiaTheme="minorEastAsia"/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 xml:space="preserve">Establish the relationship between the </w:t>
      </w:r>
      <w:r w:rsidRPr="00D67064">
        <w:rPr>
          <w:iCs/>
          <w:sz w:val="20"/>
          <w:szCs w:val="20"/>
          <w:lang w:val="en"/>
        </w:rPr>
        <w:t>concavity</w:t>
      </w:r>
      <w:r w:rsidRPr="00901EF9">
        <w:rPr>
          <w:i/>
          <w:sz w:val="20"/>
          <w:szCs w:val="20"/>
          <w:lang w:val="en"/>
        </w:rPr>
        <w:t xml:space="preserve"> </w:t>
      </w:r>
      <w:r w:rsidRPr="00901EF9">
        <w:rPr>
          <w:sz w:val="20"/>
          <w:szCs w:val="20"/>
          <w:lang w:val="en"/>
        </w:rPr>
        <w:t xml:space="preserve">of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</m:oMath>
      <w:r w:rsidRPr="00901EF9">
        <w:rPr>
          <w:sz w:val="20"/>
          <w:szCs w:val="20"/>
          <w:lang w:val="en"/>
        </w:rPr>
        <w:t xml:space="preserve"> and the sign of </w:t>
      </w:r>
      <m:oMath>
        <m:r>
          <w:rPr>
            <w:rFonts w:ascii="Cambria Math" w:hAnsi="Cambria Math"/>
            <w:sz w:val="20"/>
            <w:szCs w:val="20"/>
            <w:lang w:val="en"/>
          </w:rPr>
          <m:t>f”.</m:t>
        </m:r>
      </m:oMath>
    </w:p>
    <w:p w14:paraId="1995A30C" w14:textId="17C958E3" w:rsidR="0087373D" w:rsidRPr="00901EF9" w:rsidRDefault="00901EF9" w:rsidP="00581CF3">
      <w:pPr>
        <w:pStyle w:val="ListParagraph"/>
        <w:numPr>
          <w:ilvl w:val="0"/>
          <w:numId w:val="24"/>
        </w:numPr>
        <w:spacing w:line="276" w:lineRule="auto"/>
        <w:ind w:left="1440"/>
        <w:rPr>
          <w:rFonts w:eastAsiaTheme="minorEastAsia"/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 xml:space="preserve">Identify points of inflection as points where </w:t>
      </w:r>
      <w:r w:rsidRPr="00D67064">
        <w:rPr>
          <w:iCs/>
          <w:sz w:val="20"/>
          <w:szCs w:val="20"/>
          <w:lang w:val="en"/>
        </w:rPr>
        <w:t>concavity</w:t>
      </w:r>
      <w:r w:rsidRPr="00901EF9">
        <w:rPr>
          <w:sz w:val="20"/>
          <w:szCs w:val="20"/>
          <w:lang w:val="en"/>
        </w:rPr>
        <w:t xml:space="preserve"> changes.</w:t>
      </w:r>
    </w:p>
    <w:p w14:paraId="57B1C88E" w14:textId="77777777" w:rsidR="00901EF9" w:rsidRPr="00901EF9" w:rsidRDefault="00901EF9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C.D.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87373D" w:rsidRPr="00166642">
        <w:tab/>
      </w:r>
      <w:r w:rsidRPr="00901EF9">
        <w:rPr>
          <w:sz w:val="20"/>
          <w:szCs w:val="20"/>
          <w:lang w:val="en"/>
        </w:rPr>
        <w:t xml:space="preserve">Find </w:t>
      </w:r>
      <w:r w:rsidRPr="00D67064">
        <w:rPr>
          <w:iCs/>
          <w:sz w:val="20"/>
          <w:szCs w:val="20"/>
          <w:lang w:val="en"/>
        </w:rPr>
        <w:t>derivatives</w:t>
      </w:r>
      <w:r w:rsidRPr="00901EF9">
        <w:rPr>
          <w:i/>
          <w:sz w:val="20"/>
          <w:szCs w:val="20"/>
          <w:lang w:val="en"/>
        </w:rPr>
        <w:t xml:space="preserve"> </w:t>
      </w:r>
      <w:r w:rsidRPr="00901EF9">
        <w:rPr>
          <w:sz w:val="20"/>
          <w:szCs w:val="20"/>
          <w:lang w:val="en"/>
        </w:rPr>
        <w:t>of functions using:</w:t>
      </w:r>
    </w:p>
    <w:p w14:paraId="08B9B294" w14:textId="122241B3" w:rsidR="00901EF9" w:rsidRDefault="00901EF9" w:rsidP="00581CF3">
      <w:pPr>
        <w:pStyle w:val="ListParagraph"/>
        <w:numPr>
          <w:ilvl w:val="0"/>
          <w:numId w:val="23"/>
        </w:numPr>
        <w:spacing w:line="276" w:lineRule="auto"/>
        <w:ind w:left="1440"/>
        <w:rPr>
          <w:iCs/>
          <w:sz w:val="20"/>
          <w:szCs w:val="20"/>
          <w:lang w:val="en"/>
        </w:rPr>
      </w:pPr>
      <w:r w:rsidRPr="00901EF9">
        <w:rPr>
          <w:iCs/>
          <w:sz w:val="20"/>
          <w:szCs w:val="20"/>
          <w:lang w:val="en"/>
        </w:rPr>
        <w:t xml:space="preserve">Power </w:t>
      </w:r>
      <w:r w:rsidR="008A546F">
        <w:rPr>
          <w:iCs/>
          <w:sz w:val="20"/>
          <w:szCs w:val="20"/>
          <w:lang w:val="en"/>
        </w:rPr>
        <w:t>r</w:t>
      </w:r>
      <w:r w:rsidRPr="00901EF9">
        <w:rPr>
          <w:iCs/>
          <w:sz w:val="20"/>
          <w:szCs w:val="20"/>
          <w:lang w:val="en"/>
        </w:rPr>
        <w:t>ule</w:t>
      </w:r>
    </w:p>
    <w:p w14:paraId="18184FCC" w14:textId="561001AD" w:rsidR="00901EF9" w:rsidRDefault="00901EF9" w:rsidP="00581CF3">
      <w:pPr>
        <w:pStyle w:val="ListParagraph"/>
        <w:numPr>
          <w:ilvl w:val="0"/>
          <w:numId w:val="23"/>
        </w:numPr>
        <w:spacing w:line="276" w:lineRule="auto"/>
        <w:ind w:left="1440"/>
        <w:rPr>
          <w:iCs/>
          <w:sz w:val="20"/>
          <w:szCs w:val="20"/>
          <w:lang w:val="en"/>
        </w:rPr>
      </w:pPr>
      <w:r w:rsidRPr="00901EF9">
        <w:rPr>
          <w:iCs/>
          <w:sz w:val="20"/>
          <w:szCs w:val="20"/>
          <w:lang w:val="en"/>
        </w:rPr>
        <w:t xml:space="preserve">Product </w:t>
      </w:r>
      <w:r w:rsidR="008A546F">
        <w:rPr>
          <w:iCs/>
          <w:sz w:val="20"/>
          <w:szCs w:val="20"/>
          <w:lang w:val="en"/>
        </w:rPr>
        <w:t>r</w:t>
      </w:r>
      <w:r w:rsidRPr="00901EF9">
        <w:rPr>
          <w:iCs/>
          <w:sz w:val="20"/>
          <w:szCs w:val="20"/>
          <w:lang w:val="en"/>
        </w:rPr>
        <w:t>ule</w:t>
      </w:r>
    </w:p>
    <w:p w14:paraId="1C9CBAA9" w14:textId="52093CD7" w:rsidR="0087373D" w:rsidRPr="00901EF9" w:rsidRDefault="00901EF9" w:rsidP="00581CF3">
      <w:pPr>
        <w:pStyle w:val="ListParagraph"/>
        <w:numPr>
          <w:ilvl w:val="0"/>
          <w:numId w:val="23"/>
        </w:numPr>
        <w:spacing w:line="276" w:lineRule="auto"/>
        <w:ind w:left="1440"/>
        <w:rPr>
          <w:iCs/>
          <w:sz w:val="20"/>
          <w:szCs w:val="20"/>
          <w:lang w:val="en"/>
        </w:rPr>
      </w:pPr>
      <w:r w:rsidRPr="00901EF9">
        <w:rPr>
          <w:iCs/>
          <w:sz w:val="20"/>
          <w:szCs w:val="20"/>
          <w:lang w:val="en"/>
        </w:rPr>
        <w:t xml:space="preserve">Quotient </w:t>
      </w:r>
      <w:r w:rsidR="008A546F">
        <w:rPr>
          <w:iCs/>
          <w:sz w:val="20"/>
          <w:szCs w:val="20"/>
          <w:lang w:val="en"/>
        </w:rPr>
        <w:t>r</w:t>
      </w:r>
      <w:r w:rsidRPr="00901EF9">
        <w:rPr>
          <w:iCs/>
          <w:sz w:val="20"/>
          <w:szCs w:val="20"/>
          <w:lang w:val="en"/>
        </w:rPr>
        <w:t>ule</w:t>
      </w:r>
    </w:p>
    <w:p w14:paraId="1195AFFB" w14:textId="77777777" w:rsidR="00901EF9" w:rsidRDefault="00901EF9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8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901EF9">
        <w:rPr>
          <w:sz w:val="20"/>
          <w:szCs w:val="20"/>
          <w:lang w:val="en"/>
        </w:rPr>
        <w:t xml:space="preserve">Find </w:t>
      </w:r>
      <w:r w:rsidRPr="00901EF9">
        <w:rPr>
          <w:iCs/>
          <w:sz w:val="20"/>
          <w:szCs w:val="20"/>
          <w:lang w:val="en"/>
        </w:rPr>
        <w:t>derivatives</w:t>
      </w:r>
      <w:r w:rsidRPr="00901EF9">
        <w:rPr>
          <w:i/>
          <w:sz w:val="20"/>
          <w:szCs w:val="20"/>
          <w:lang w:val="en"/>
        </w:rPr>
        <w:t xml:space="preserve"> </w:t>
      </w:r>
      <w:r w:rsidRPr="00901EF9">
        <w:rPr>
          <w:sz w:val="20"/>
          <w:szCs w:val="20"/>
          <w:lang w:val="en"/>
        </w:rPr>
        <w:t xml:space="preserve">of: </w:t>
      </w:r>
    </w:p>
    <w:p w14:paraId="05D846D9" w14:textId="77777777" w:rsidR="00901EF9" w:rsidRPr="00901EF9" w:rsidRDefault="00901EF9" w:rsidP="00581CF3">
      <w:pPr>
        <w:pStyle w:val="ListParagraph"/>
        <w:numPr>
          <w:ilvl w:val="0"/>
          <w:numId w:val="22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>An implicitly defined equation</w:t>
      </w:r>
    </w:p>
    <w:p w14:paraId="5AAE6B2E" w14:textId="77D1E9E7" w:rsidR="00901EF9" w:rsidRPr="00901EF9" w:rsidRDefault="00901EF9" w:rsidP="00581CF3">
      <w:pPr>
        <w:pStyle w:val="ListParagraph"/>
        <w:numPr>
          <w:ilvl w:val="0"/>
          <w:numId w:val="22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>Composite functions using chain rule</w:t>
      </w:r>
    </w:p>
    <w:p w14:paraId="14858060" w14:textId="28F323B0" w:rsidR="00901EF9" w:rsidRPr="00901EF9" w:rsidRDefault="00901EF9" w:rsidP="00581CF3">
      <w:pPr>
        <w:pStyle w:val="ListParagraph"/>
        <w:numPr>
          <w:ilvl w:val="0"/>
          <w:numId w:val="22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>Exponential and logarithmic functions</w:t>
      </w:r>
    </w:p>
    <w:p w14:paraId="19F21136" w14:textId="558C5C8C" w:rsidR="00901EF9" w:rsidRPr="00901EF9" w:rsidRDefault="00901EF9" w:rsidP="00581CF3">
      <w:pPr>
        <w:pStyle w:val="ListParagraph"/>
        <w:numPr>
          <w:ilvl w:val="0"/>
          <w:numId w:val="22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>Functions requiring the use of more than one differentiation rule</w:t>
      </w:r>
    </w:p>
    <w:p w14:paraId="290C353F" w14:textId="77777777" w:rsidR="00901EF9" w:rsidRPr="00901EF9" w:rsidRDefault="00901EF9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C.D</w:t>
      </w:r>
      <w:r w:rsidRPr="004D1C0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9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901EF9">
        <w:rPr>
          <w:sz w:val="20"/>
          <w:szCs w:val="20"/>
          <w:lang w:val="en"/>
        </w:rPr>
        <w:t>Find the equation of:</w:t>
      </w:r>
    </w:p>
    <w:p w14:paraId="7E3BC902" w14:textId="4B2336BC" w:rsidR="00901EF9" w:rsidRDefault="00901EF9" w:rsidP="00581CF3">
      <w:pPr>
        <w:pStyle w:val="ListParagraph"/>
        <w:numPr>
          <w:ilvl w:val="0"/>
          <w:numId w:val="21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>A line tangent to the graph of a function at a point</w:t>
      </w:r>
    </w:p>
    <w:p w14:paraId="7261DC5B" w14:textId="5D546B11" w:rsidR="00901EF9" w:rsidRPr="00901EF9" w:rsidRDefault="00901EF9" w:rsidP="00581CF3">
      <w:pPr>
        <w:pStyle w:val="ListParagraph"/>
        <w:numPr>
          <w:ilvl w:val="0"/>
          <w:numId w:val="21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 xml:space="preserve">A </w:t>
      </w:r>
      <w:r w:rsidRPr="00D67064">
        <w:rPr>
          <w:iCs/>
          <w:sz w:val="20"/>
          <w:szCs w:val="20"/>
          <w:lang w:val="en"/>
        </w:rPr>
        <w:t>normal line</w:t>
      </w:r>
      <w:r w:rsidRPr="00901EF9">
        <w:rPr>
          <w:sz w:val="20"/>
          <w:szCs w:val="20"/>
          <w:lang w:val="en"/>
        </w:rPr>
        <w:t xml:space="preserve"> to the graph of a function at a point  </w:t>
      </w:r>
    </w:p>
    <w:p w14:paraId="72B01EB8" w14:textId="77777777" w:rsidR="00901EF9" w:rsidRPr="00901EF9" w:rsidRDefault="00901EF9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10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901EF9">
        <w:rPr>
          <w:sz w:val="20"/>
          <w:szCs w:val="20"/>
          <w:lang w:val="en"/>
        </w:rPr>
        <w:t>Solve application problems involving:</w:t>
      </w:r>
    </w:p>
    <w:p w14:paraId="40B8B49D" w14:textId="150CADE7" w:rsidR="00901EF9" w:rsidRDefault="00901EF9" w:rsidP="00581CF3">
      <w:pPr>
        <w:pStyle w:val="ListParagraph"/>
        <w:numPr>
          <w:ilvl w:val="0"/>
          <w:numId w:val="20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>Optimization</w:t>
      </w:r>
    </w:p>
    <w:p w14:paraId="2F4F7D34" w14:textId="47EE9B77" w:rsidR="00901EF9" w:rsidRPr="00901EF9" w:rsidRDefault="00901EF9" w:rsidP="00581CF3">
      <w:pPr>
        <w:pStyle w:val="ListParagraph"/>
        <w:numPr>
          <w:ilvl w:val="0"/>
          <w:numId w:val="20"/>
        </w:numPr>
        <w:spacing w:line="276" w:lineRule="auto"/>
        <w:ind w:left="1440"/>
        <w:rPr>
          <w:sz w:val="20"/>
          <w:szCs w:val="20"/>
          <w:lang w:val="en"/>
        </w:rPr>
      </w:pPr>
      <w:r w:rsidRPr="00901EF9">
        <w:rPr>
          <w:sz w:val="20"/>
          <w:szCs w:val="20"/>
          <w:lang w:val="en"/>
        </w:rPr>
        <w:t>Related rates</w:t>
      </w:r>
    </w:p>
    <w:p w14:paraId="3F7EECAE" w14:textId="77777777" w:rsidR="008A546F" w:rsidRDefault="00901EF9" w:rsidP="0097679E">
      <w:pPr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01EF9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901EF9">
        <w:rPr>
          <w:sz w:val="20"/>
          <w:szCs w:val="20"/>
          <w:lang w:val="en"/>
        </w:rPr>
        <w:t>Interpret the derivative as a rate of change and varied applied contexts</w:t>
      </w:r>
      <w:r w:rsidR="008A546F">
        <w:rPr>
          <w:sz w:val="20"/>
          <w:szCs w:val="20"/>
          <w:lang w:val="en"/>
        </w:rPr>
        <w:t>.</w:t>
      </w:r>
    </w:p>
    <w:p w14:paraId="2FBF5D3A" w14:textId="77777777" w:rsidR="008A546F" w:rsidRPr="008A546F" w:rsidRDefault="008A546F" w:rsidP="00581CF3">
      <w:pPr>
        <w:pStyle w:val="ListParagraph"/>
        <w:numPr>
          <w:ilvl w:val="0"/>
          <w:numId w:val="31"/>
        </w:numPr>
        <w:spacing w:line="276" w:lineRule="auto"/>
        <w:rPr>
          <w:rFonts w:eastAsiaTheme="minorEastAsia" w:cstheme="minorHAnsi"/>
          <w:sz w:val="20"/>
          <w:szCs w:val="20"/>
        </w:rPr>
      </w:pPr>
      <w:r w:rsidRPr="008A546F">
        <w:rPr>
          <w:sz w:val="20"/>
          <w:szCs w:val="20"/>
          <w:lang w:val="en"/>
        </w:rPr>
        <w:t xml:space="preserve">Contexts include: </w:t>
      </w:r>
      <w:r w:rsidR="00901EF9" w:rsidRPr="008A546F">
        <w:rPr>
          <w:sz w:val="20"/>
          <w:szCs w:val="20"/>
          <w:lang w:val="en"/>
        </w:rPr>
        <w:t>velocity, speed, and acceleration</w:t>
      </w:r>
    </w:p>
    <w:p w14:paraId="0F8D3153" w14:textId="5B78436C" w:rsidR="0087373D" w:rsidRPr="008A546F" w:rsidRDefault="0087373D" w:rsidP="0097679E">
      <w:pPr>
        <w:spacing w:line="276" w:lineRule="auto"/>
        <w:ind w:left="1080"/>
        <w:rPr>
          <w:rFonts w:eastAsiaTheme="minorEastAsia" w:cstheme="minorHAnsi"/>
          <w:sz w:val="20"/>
          <w:szCs w:val="20"/>
        </w:rPr>
      </w:pPr>
      <w:r w:rsidRPr="00166642"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2CCBACA5" wp14:editId="1CAAF46F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308219848" name="Straight Connector 1308219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3C62E278" id="Straight Connector 1308219848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6A9F81F" w14:textId="77777777" w:rsidR="0087373D" w:rsidRPr="00166642" w:rsidRDefault="0087373D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31A0953B" w14:textId="217709A2" w:rsidR="0087373D" w:rsidRPr="00166642" w:rsidRDefault="0087373D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78" w:name="_Toc146041766"/>
      <w:r>
        <w:rPr>
          <w:b/>
          <w:bCs/>
          <w:u w:val="single"/>
        </w:rPr>
        <w:t>Integrals</w:t>
      </w:r>
      <w:bookmarkEnd w:id="78"/>
    </w:p>
    <w:p w14:paraId="7889B559" w14:textId="248E9440" w:rsidR="0087373D" w:rsidRPr="00166642" w:rsidRDefault="0087373D" w:rsidP="0097679E">
      <w:pPr>
        <w:pStyle w:val="Heading3"/>
        <w:spacing w:before="0" w:line="276" w:lineRule="auto"/>
        <w:rPr>
          <w:b/>
          <w:bCs/>
        </w:rPr>
      </w:pPr>
      <w:bookmarkStart w:id="79" w:name="_Toc146041767"/>
      <w:r>
        <w:rPr>
          <w:b/>
          <w:bCs/>
        </w:rPr>
        <w:t>Define the Definite Integral</w:t>
      </w:r>
      <w:bookmarkEnd w:id="79"/>
    </w:p>
    <w:p w14:paraId="55FF0B05" w14:textId="568CC2E9" w:rsidR="0087373D" w:rsidRPr="00166642" w:rsidRDefault="00F87C54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 xml:space="preserve">Students apply techniques of integration to solve problems, both theoretically and in contextual models that represent real-world phenomena. </w:t>
      </w:r>
    </w:p>
    <w:p w14:paraId="3456AA0A" w14:textId="77777777" w:rsidR="0087373D" w:rsidRDefault="0087373D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2D6ECDE5" w14:textId="77777777" w:rsidR="00F87C54" w:rsidRPr="00F87C54" w:rsidRDefault="00F87C5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F87C5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C.I.1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tab/>
      </w:r>
      <w:r w:rsidRPr="00F87C54">
        <w:rPr>
          <w:sz w:val="20"/>
          <w:szCs w:val="20"/>
          <w:lang w:val="en"/>
        </w:rPr>
        <w:t>Define the definite integral of the rate of change of a quantity over an interval interpreted as the change of the quantity over the interval.</w:t>
      </w:r>
    </w:p>
    <w:p w14:paraId="7BC618B2" w14:textId="5C920714" w:rsidR="0087373D" w:rsidRPr="00D67064" w:rsidRDefault="00F87C54" w:rsidP="00581CF3">
      <w:pPr>
        <w:pStyle w:val="ListParagraph"/>
        <w:widowControl w:val="0"/>
        <w:numPr>
          <w:ilvl w:val="0"/>
          <w:numId w:val="28"/>
        </w:numPr>
        <w:spacing w:line="276" w:lineRule="auto"/>
        <w:ind w:left="1440"/>
        <w:rPr>
          <w:sz w:val="20"/>
          <w:szCs w:val="20"/>
        </w:rPr>
      </w:pPr>
      <w:r w:rsidRPr="00D67064">
        <w:rPr>
          <w:sz w:val="20"/>
          <w:szCs w:val="20"/>
          <w:lang w:val="en"/>
        </w:rPr>
        <w:t xml:space="preserve">If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</m:oMath>
      <w:r w:rsidRPr="00D67064">
        <w:rPr>
          <w:sz w:val="20"/>
          <w:szCs w:val="20"/>
          <w:lang w:val="en"/>
        </w:rPr>
        <w:t xml:space="preserve"> is a real, </w:t>
      </w:r>
      <w:r w:rsidRPr="002D4F71">
        <w:rPr>
          <w:iCs/>
          <w:sz w:val="20"/>
          <w:szCs w:val="20"/>
          <w:lang w:val="en"/>
        </w:rPr>
        <w:t>continuous function</w:t>
      </w:r>
      <w:r w:rsidRPr="00D67064">
        <w:rPr>
          <w:sz w:val="20"/>
          <w:szCs w:val="20"/>
          <w:lang w:val="en"/>
        </w:rPr>
        <w:t xml:space="preserve"> defined on </w:t>
      </w:r>
      <m:oMath>
        <m:r>
          <w:rPr>
            <w:rFonts w:ascii="Cambria Math" w:hAnsi="Cambria Math"/>
            <w:sz w:val="20"/>
            <w:szCs w:val="20"/>
            <w:lang w:val="en"/>
          </w:rPr>
          <m:t>[a, b]</m:t>
        </m:r>
      </m:oMath>
      <w:r w:rsidRPr="00D67064">
        <w:rPr>
          <w:sz w:val="20"/>
          <w:szCs w:val="20"/>
          <w:lang w:val="en"/>
        </w:rPr>
        <w:t xml:space="preserve"> and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</m:oMath>
      <w:r w:rsidRPr="00D67064">
        <w:rPr>
          <w:sz w:val="20"/>
          <w:szCs w:val="20"/>
          <w:lang w:val="en"/>
        </w:rPr>
        <w:t xml:space="preserve"> is an antiderivative of </w:t>
      </w:r>
      <m:oMath>
        <m:r>
          <w:rPr>
            <w:rFonts w:ascii="Cambria Math" w:hAnsi="Cambria Math"/>
            <w:sz w:val="20"/>
            <w:szCs w:val="20"/>
            <w:lang w:val="en"/>
          </w:rPr>
          <m:t>f</m:t>
        </m:r>
      </m:oMath>
      <w:r w:rsidRPr="00D67064">
        <w:rPr>
          <w:sz w:val="20"/>
          <w:szCs w:val="20"/>
          <w:lang w:val="en"/>
        </w:rPr>
        <w:t xml:space="preserve"> in </w:t>
      </w:r>
      <m:oMath>
        <m:r>
          <w:rPr>
            <w:rFonts w:ascii="Cambria Math" w:hAnsi="Cambria Math"/>
            <w:sz w:val="20"/>
            <w:szCs w:val="20"/>
            <w:lang w:val="en"/>
          </w:rPr>
          <m:t>[a,b]</m:t>
        </m:r>
      </m:oMath>
      <w:r w:rsidRPr="00D67064">
        <w:rPr>
          <w:sz w:val="20"/>
          <w:szCs w:val="20"/>
          <w:lang w:val="en"/>
        </w:rPr>
        <w:t xml:space="preserve">, then </w:t>
      </w:r>
      <w:r w:rsidR="00701384">
        <w:rPr>
          <w:rFonts w:eastAsiaTheme="minorEastAsia"/>
          <w:sz w:val="20"/>
          <w:szCs w:val="20"/>
          <w:lang w:val="en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  <w:lang w:val="en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  <w:lang w:val="en"/>
              </w:rPr>
              <m:t>b</m:t>
            </m:r>
          </m:sup>
          <m:e>
            <m:r>
              <w:rPr>
                <w:rFonts w:ascii="Cambria Math" w:eastAsiaTheme="minorEastAsia" w:hAnsi="Cambria Math"/>
                <w:sz w:val="20"/>
                <w:szCs w:val="20"/>
                <w:lang w:val="en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e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  <w:lang w:val="en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  <w:lang w:val="en"/>
              </w:rPr>
              <m:t>dx=F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e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  <w:lang w:val="en"/>
                  </w:rPr>
                  <m:t>b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  <w:lang w:val="en"/>
              </w:rPr>
              <m:t>-F(a)</m:t>
            </m:r>
          </m:e>
        </m:nary>
      </m:oMath>
      <w:r w:rsidR="002553B5">
        <w:rPr>
          <w:rFonts w:eastAsiaTheme="minorEastAsia"/>
          <w:sz w:val="20"/>
          <w:szCs w:val="20"/>
          <w:lang w:val="en"/>
        </w:rPr>
        <w:t>.</w:t>
      </w:r>
    </w:p>
    <w:p w14:paraId="79AE6769" w14:textId="64C89D23" w:rsidR="0087373D" w:rsidRDefault="00F87C5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F87C5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C.I.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tab/>
      </w:r>
      <w:r w:rsidRPr="00F87C54">
        <w:rPr>
          <w:sz w:val="20"/>
          <w:szCs w:val="20"/>
          <w:lang w:val="en"/>
        </w:rPr>
        <w:t>Determine the area between two curves and identify the definite integral as the area of the region bounded by two curves.</w:t>
      </w:r>
    </w:p>
    <w:p w14:paraId="32C22600" w14:textId="7A46175C" w:rsidR="0087373D" w:rsidRPr="00C46C22" w:rsidRDefault="00F87C5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F87C5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C.I.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tab/>
      </w:r>
      <w:r w:rsidRPr="00F87C54">
        <w:rPr>
          <w:sz w:val="20"/>
          <w:szCs w:val="20"/>
          <w:lang w:val="en"/>
        </w:rPr>
        <w:t xml:space="preserve">Apply the </w:t>
      </w:r>
      <w:r w:rsidRPr="00F87C54">
        <w:rPr>
          <w:iCs/>
          <w:sz w:val="20"/>
          <w:szCs w:val="20"/>
          <w:lang w:val="en"/>
        </w:rPr>
        <w:t>Fundamental Theorem of Calculus</w:t>
      </w:r>
      <w:r w:rsidRPr="00F87C54">
        <w:rPr>
          <w:sz w:val="20"/>
          <w:szCs w:val="20"/>
          <w:lang w:val="en"/>
        </w:rPr>
        <w:t xml:space="preserve"> to solve contextual models that represent real-world phenomena.</w:t>
      </w:r>
    </w:p>
    <w:p w14:paraId="5D389568" w14:textId="314511BC" w:rsidR="0087373D" w:rsidRPr="00C46C22" w:rsidRDefault="00F87C5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F87C5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C.I.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tab/>
      </w:r>
      <w:r w:rsidRPr="00F87C54">
        <w:rPr>
          <w:sz w:val="20"/>
          <w:szCs w:val="20"/>
          <w:lang w:val="en"/>
        </w:rPr>
        <w:t xml:space="preserve">Find the general solution to </w:t>
      </w:r>
      <w:r w:rsidRPr="00F87C54">
        <w:rPr>
          <w:iCs/>
          <w:sz w:val="20"/>
          <w:szCs w:val="20"/>
          <w:lang w:val="en"/>
        </w:rPr>
        <w:t>indefinite integrals</w:t>
      </w:r>
      <w:r w:rsidRPr="00F87C54">
        <w:rPr>
          <w:i/>
          <w:sz w:val="20"/>
          <w:szCs w:val="20"/>
          <w:lang w:val="en"/>
        </w:rPr>
        <w:t>.</w:t>
      </w:r>
    </w:p>
    <w:p w14:paraId="61AD8BA1" w14:textId="77777777" w:rsidR="00F87C54" w:rsidRDefault="00F87C5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F87C5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C.I.</w:t>
      </w:r>
      <w:r w:rsidR="0087373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="0087373D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87373D" w:rsidRPr="00166642">
        <w:tab/>
      </w:r>
      <w:r w:rsidRPr="00F87C54">
        <w:rPr>
          <w:sz w:val="20"/>
          <w:szCs w:val="20"/>
          <w:lang w:val="en"/>
        </w:rPr>
        <w:t xml:space="preserve">Determine the antiderivative of a function using rules of basic differentiation, and solve problems using the techniques of antidifferentiation including but not limited to </w:t>
      </w:r>
      <w:r w:rsidRPr="00F87C54">
        <w:rPr>
          <w:iCs/>
          <w:sz w:val="20"/>
          <w:szCs w:val="20"/>
          <w:lang w:val="en"/>
        </w:rPr>
        <w:t xml:space="preserve">power rule </w:t>
      </w:r>
      <w:r w:rsidRPr="00F87C54">
        <w:rPr>
          <w:sz w:val="20"/>
          <w:szCs w:val="20"/>
          <w:lang w:val="en"/>
        </w:rPr>
        <w:t xml:space="preserve">and </w:t>
      </w:r>
      <w:r w:rsidRPr="00F87C54">
        <w:rPr>
          <w:i/>
          <w:sz w:val="20"/>
          <w:szCs w:val="20"/>
          <w:lang w:val="en"/>
        </w:rPr>
        <w:t>u</w:t>
      </w:r>
      <w:r w:rsidRPr="00F87C54">
        <w:rPr>
          <w:sz w:val="20"/>
          <w:szCs w:val="20"/>
          <w:lang w:val="en"/>
        </w:rPr>
        <w:t>-substitution.</w:t>
      </w:r>
    </w:p>
    <w:p w14:paraId="7F125DE2" w14:textId="3D2713C4" w:rsidR="00F87C54" w:rsidRPr="00C46C22" w:rsidRDefault="00F87C5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F87C5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C.I.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F87C54">
        <w:rPr>
          <w:sz w:val="20"/>
          <w:szCs w:val="20"/>
          <w:lang w:val="en"/>
        </w:rPr>
        <w:t>Estimate definite integrals by using Riemann sums (left, right, midpoint, and trapezoidal) and identify the definite integral as a</w:t>
      </w:r>
      <w:r w:rsidRPr="00F87C54">
        <w:rPr>
          <w:i/>
          <w:sz w:val="20"/>
          <w:szCs w:val="20"/>
          <w:lang w:val="en"/>
        </w:rPr>
        <w:t xml:space="preserve"> </w:t>
      </w:r>
      <w:r w:rsidRPr="00F87C54">
        <w:rPr>
          <w:iCs/>
          <w:sz w:val="20"/>
          <w:szCs w:val="20"/>
          <w:lang w:val="en"/>
        </w:rPr>
        <w:t>limit</w:t>
      </w:r>
      <w:r w:rsidRPr="00F87C54">
        <w:rPr>
          <w:sz w:val="20"/>
          <w:szCs w:val="20"/>
          <w:lang w:val="en"/>
        </w:rPr>
        <w:t xml:space="preserve"> of Riemann sums.</w:t>
      </w:r>
    </w:p>
    <w:p w14:paraId="7EA8AA73" w14:textId="42326669" w:rsidR="00F87C54" w:rsidRDefault="00F87C5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  <w:r w:rsidRPr="00F87C5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C.I.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F87C54">
        <w:rPr>
          <w:sz w:val="20"/>
          <w:szCs w:val="20"/>
          <w:lang w:val="en"/>
        </w:rPr>
        <w:t>Explore applications of integration.</w:t>
      </w:r>
    </w:p>
    <w:p w14:paraId="2C8ED872" w14:textId="77777777" w:rsidR="00F87C54" w:rsidRPr="00F87C54" w:rsidRDefault="00F87C54" w:rsidP="0097679E">
      <w:pPr>
        <w:spacing w:line="276" w:lineRule="auto"/>
      </w:pPr>
    </w:p>
    <w:p w14:paraId="0DA121FB" w14:textId="77777777" w:rsidR="0087373D" w:rsidRPr="0087373D" w:rsidRDefault="0087373D" w:rsidP="0097679E">
      <w:pPr>
        <w:tabs>
          <w:tab w:val="left" w:pos="99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</w:rPr>
      </w:pPr>
    </w:p>
    <w:p w14:paraId="4A0DDF68" w14:textId="77777777" w:rsidR="0087373D" w:rsidRPr="00166642" w:rsidRDefault="0087373D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65700C88" wp14:editId="169D9ED1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251280150" name="Straight Connector 251280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680F4919" id="Straight Connector 251280150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6ADB108B" w14:textId="77777777" w:rsidR="00901EF9" w:rsidRDefault="00901EF9" w:rsidP="0097679E">
      <w:pPr>
        <w:spacing w:line="276" w:lineRule="auto"/>
        <w:jc w:val="center"/>
      </w:pPr>
    </w:p>
    <w:p w14:paraId="58A91166" w14:textId="6240CBE6" w:rsidR="0087373D" w:rsidRPr="00166642" w:rsidRDefault="00000000" w:rsidP="0097679E">
      <w:pPr>
        <w:spacing w:line="276" w:lineRule="auto"/>
        <w:jc w:val="center"/>
        <w:rPr>
          <w:b/>
          <w:bCs/>
          <w:sz w:val="20"/>
          <w:szCs w:val="20"/>
        </w:rPr>
      </w:pPr>
      <w:hyperlink w:anchor="Contents" w:history="1">
        <w:r w:rsidR="0087373D" w:rsidRPr="00166642">
          <w:rPr>
            <w:rStyle w:val="Hyperlink"/>
            <w:b/>
            <w:bCs/>
            <w:sz w:val="20"/>
            <w:szCs w:val="20"/>
          </w:rPr>
          <w:t>Return to the Table of Contents</w:t>
        </w:r>
      </w:hyperlink>
    </w:p>
    <w:p w14:paraId="783CCA35" w14:textId="77777777" w:rsidR="0087373D" w:rsidRDefault="0087373D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5D43C112" w14:textId="77777777" w:rsidR="00424F44" w:rsidRDefault="00424F44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2CD8D427" w14:textId="77777777" w:rsidR="00424F44" w:rsidRDefault="00424F44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  <w:sectPr w:rsidR="00424F44" w:rsidSect="00767827">
          <w:headerReference w:type="even" r:id="rId26"/>
          <w:headerReference w:type="default" r:id="rId27"/>
          <w:headerReference w:type="first" r:id="rId2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5755A4E8" w14:textId="1DA5941A" w:rsidR="00424F44" w:rsidRPr="004445EA" w:rsidRDefault="00424F44" w:rsidP="0097679E">
      <w:pPr>
        <w:pStyle w:val="Heading1"/>
        <w:spacing w:before="0" w:line="276" w:lineRule="auto"/>
        <w:contextualSpacing/>
        <w:rPr>
          <w:b/>
          <w:bCs/>
        </w:rPr>
      </w:pPr>
      <w:bookmarkStart w:id="80" w:name="_Toc146041768"/>
      <w:r>
        <w:rPr>
          <w:b/>
          <w:bCs/>
        </w:rPr>
        <w:lastRenderedPageBreak/>
        <w:t>ALGEBRA III</w:t>
      </w:r>
      <w:r w:rsidRPr="00166642">
        <w:rPr>
          <w:b/>
          <w:bCs/>
        </w:rPr>
        <w:t xml:space="preserve"> STANDARDS</w:t>
      </w:r>
      <w:bookmarkEnd w:id="80"/>
    </w:p>
    <w:p w14:paraId="0BA42E14" w14:textId="77777777" w:rsidR="00424F44" w:rsidRPr="00166642" w:rsidRDefault="00424F44" w:rsidP="0097679E">
      <w:pPr>
        <w:spacing w:line="276" w:lineRule="auto"/>
        <w:contextualSpacing/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60B86133" wp14:editId="1C75C64F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235033602" name="Straight Connector 1235033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253B5535" id="Straight Connector 1235033602" o:spid="_x0000_s1026" style="position:absolute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48867EB" w14:textId="77777777" w:rsidR="00424F44" w:rsidRDefault="00424F44" w:rsidP="0097679E">
      <w:pPr>
        <w:pStyle w:val="Heading2"/>
        <w:spacing w:before="0" w:line="276" w:lineRule="auto"/>
        <w:rPr>
          <w:b/>
          <w:bCs/>
          <w:u w:val="single"/>
        </w:rPr>
      </w:pPr>
    </w:p>
    <w:p w14:paraId="17FA818D" w14:textId="77777777" w:rsidR="00424F44" w:rsidRPr="001B6B39" w:rsidRDefault="00424F44" w:rsidP="0097679E">
      <w:pPr>
        <w:pStyle w:val="Heading2"/>
        <w:spacing w:line="276" w:lineRule="auto"/>
        <w:rPr>
          <w:b/>
          <w:bCs/>
          <w:u w:val="single"/>
          <w:lang w:val="en"/>
        </w:rPr>
      </w:pPr>
      <w:bookmarkStart w:id="81" w:name="_Toc146041769"/>
      <w:r w:rsidRPr="001B6B39">
        <w:rPr>
          <w:b/>
          <w:bCs/>
          <w:u w:val="single"/>
          <w:lang w:val="en"/>
        </w:rPr>
        <w:t>Complex Numbers and Conic Sections</w:t>
      </w:r>
      <w:bookmarkEnd w:id="81"/>
      <w:r w:rsidRPr="001B6B39">
        <w:rPr>
          <w:b/>
          <w:bCs/>
          <w:u w:val="single"/>
          <w:lang w:val="en"/>
        </w:rPr>
        <w:t xml:space="preserve"> </w:t>
      </w:r>
    </w:p>
    <w:p w14:paraId="55BAA0D3" w14:textId="77777777" w:rsidR="00424F44" w:rsidRPr="001B6B39" w:rsidRDefault="00424F44" w:rsidP="0097679E">
      <w:pPr>
        <w:pStyle w:val="Heading3"/>
        <w:spacing w:line="276" w:lineRule="auto"/>
        <w:rPr>
          <w:b/>
          <w:bCs/>
          <w:lang w:val="en"/>
        </w:rPr>
      </w:pPr>
      <w:bookmarkStart w:id="82" w:name="_Toc146041770"/>
      <w:r w:rsidRPr="001B6B39">
        <w:rPr>
          <w:b/>
          <w:bCs/>
          <w:lang w:val="en"/>
        </w:rPr>
        <w:t>Complex Numbers</w:t>
      </w:r>
      <w:bookmarkEnd w:id="82"/>
    </w:p>
    <w:p w14:paraId="63B2C27F" w14:textId="542FA183" w:rsidR="00424F44" w:rsidRPr="00424F44" w:rsidRDefault="00424F4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424F44">
        <w:rPr>
          <w:sz w:val="20"/>
          <w:szCs w:val="20"/>
          <w:lang w:val="en"/>
        </w:rPr>
        <w:t>Students apply properties to complex numbers.</w:t>
      </w:r>
    </w:p>
    <w:p w14:paraId="2F7A1D3D" w14:textId="77777777" w:rsidR="00424F44" w:rsidRPr="00166642" w:rsidRDefault="00424F44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192DA20F" w14:textId="0EDDDCE9" w:rsidR="00424F44" w:rsidRDefault="00424F4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A3.CNC.1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424F44">
        <w:rPr>
          <w:sz w:val="20"/>
          <w:szCs w:val="20"/>
          <w:lang w:val="en"/>
        </w:rPr>
        <w:t>Find the conjugate of a complex number; use conjugates to find quotients of complex numbers.</w:t>
      </w:r>
    </w:p>
    <w:p w14:paraId="1CB9F7E2" w14:textId="77777777" w:rsidR="00424F44" w:rsidRDefault="00424F44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</w:p>
    <w:p w14:paraId="2D235D7F" w14:textId="77777777" w:rsidR="00424F44" w:rsidRPr="00F835D6" w:rsidRDefault="00424F44" w:rsidP="0097679E">
      <w:pPr>
        <w:pStyle w:val="Heading3"/>
        <w:spacing w:line="276" w:lineRule="auto"/>
        <w:rPr>
          <w:b/>
          <w:bCs/>
        </w:rPr>
      </w:pPr>
      <w:bookmarkStart w:id="83" w:name="_Toc146041771"/>
      <w:r w:rsidRPr="00F835D6">
        <w:rPr>
          <w:b/>
          <w:bCs/>
          <w:lang w:val="en"/>
        </w:rPr>
        <w:t>Conic Sections</w:t>
      </w:r>
      <w:bookmarkEnd w:id="83"/>
      <w:r w:rsidRPr="00F835D6">
        <w:rPr>
          <w:b/>
          <w:bCs/>
        </w:rPr>
        <w:t xml:space="preserve"> </w:t>
      </w:r>
    </w:p>
    <w:p w14:paraId="113A10F6" w14:textId="0501ED0E" w:rsidR="00424F44" w:rsidRPr="00424F44" w:rsidRDefault="00424F44" w:rsidP="0097679E">
      <w:pPr>
        <w:widowControl w:val="0"/>
        <w:spacing w:line="276" w:lineRule="auto"/>
        <w:contextualSpacing/>
        <w:rPr>
          <w:sz w:val="20"/>
          <w:szCs w:val="20"/>
        </w:rPr>
      </w:pPr>
      <w:r w:rsidRPr="00424F44">
        <w:rPr>
          <w:sz w:val="20"/>
          <w:szCs w:val="20"/>
          <w:lang w:val="en"/>
        </w:rPr>
        <w:t>Students relate the equations and graphs of conic sections.</w:t>
      </w:r>
    </w:p>
    <w:p w14:paraId="7BA9590C" w14:textId="77777777" w:rsidR="00424F44" w:rsidRPr="00166642" w:rsidRDefault="00424F44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2ACA1D98" w14:textId="213ADD1C" w:rsidR="00424F44" w:rsidRPr="00901EF9" w:rsidRDefault="00424F44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A3.CNC.2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424F44">
        <w:rPr>
          <w:sz w:val="20"/>
          <w:szCs w:val="20"/>
          <w:lang w:val="en"/>
        </w:rPr>
        <w:t>Generate an equivalent form of an equation for a conic section by completing the square to identify key characteristics.</w:t>
      </w:r>
    </w:p>
    <w:p w14:paraId="6C1E0758" w14:textId="4271C86B" w:rsidR="00424F44" w:rsidRPr="00424F44" w:rsidRDefault="00424F44" w:rsidP="00581CF3">
      <w:pPr>
        <w:pStyle w:val="ListParagraph"/>
        <w:widowControl w:val="0"/>
        <w:numPr>
          <w:ilvl w:val="0"/>
          <w:numId w:val="28"/>
        </w:numPr>
        <w:spacing w:line="276" w:lineRule="auto"/>
        <w:ind w:left="1440"/>
        <w:rPr>
          <w:sz w:val="20"/>
          <w:szCs w:val="20"/>
        </w:rPr>
      </w:pPr>
      <w:r w:rsidRPr="00424F44">
        <w:rPr>
          <w:rFonts w:eastAsiaTheme="minorEastAsia"/>
          <w:sz w:val="20"/>
          <w:szCs w:val="20"/>
          <w:lang w:val="en"/>
        </w:rPr>
        <w:t>Conic sections include</w:t>
      </w:r>
      <w:r>
        <w:rPr>
          <w:rFonts w:eastAsiaTheme="minorEastAsia"/>
          <w:sz w:val="20"/>
          <w:szCs w:val="20"/>
          <w:lang w:val="en"/>
        </w:rPr>
        <w:t>:</w:t>
      </w:r>
      <w:r w:rsidRPr="00424F44">
        <w:rPr>
          <w:rFonts w:eastAsiaTheme="minorEastAsia"/>
          <w:sz w:val="20"/>
          <w:szCs w:val="20"/>
          <w:lang w:val="en"/>
        </w:rPr>
        <w:t xml:space="preserve"> circles, ellipses, parabolas, and hyperbolas</w:t>
      </w:r>
    </w:p>
    <w:p w14:paraId="28E8BD7A" w14:textId="77777777" w:rsidR="00A178DA" w:rsidRDefault="00424F44" w:rsidP="00A178DA">
      <w:pPr>
        <w:widowControl w:val="0"/>
        <w:spacing w:line="276" w:lineRule="auto"/>
        <w:ind w:left="1080" w:hanging="1080"/>
        <w:rPr>
          <w:sz w:val="20"/>
          <w:szCs w:val="20"/>
          <w:lang w:val="en"/>
        </w:rPr>
      </w:pP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A3.CNC.3</w:t>
      </w: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="00A178DA" w:rsidRPr="00A178DA">
        <w:rPr>
          <w:sz w:val="20"/>
          <w:szCs w:val="20"/>
          <w:lang w:val="en"/>
        </w:rPr>
        <w:t>Identify, graph, write, and analyze equations of each type of conic section using properties and technology when appropriate.</w:t>
      </w:r>
    </w:p>
    <w:p w14:paraId="6E4F1DD1" w14:textId="2EB91989" w:rsidR="00A178DA" w:rsidRDefault="00A178DA" w:rsidP="00A178DA">
      <w:pPr>
        <w:widowControl w:val="0"/>
        <w:numPr>
          <w:ilvl w:val="0"/>
          <w:numId w:val="43"/>
        </w:numPr>
        <w:spacing w:line="276" w:lineRule="auto"/>
        <w:ind w:left="1440"/>
        <w:rPr>
          <w:rFonts w:eastAsiaTheme="minorEastAsia"/>
          <w:color w:val="000000" w:themeColor="text1"/>
          <w:sz w:val="20"/>
          <w:szCs w:val="20"/>
          <w:lang w:val="en"/>
        </w:rPr>
      </w:pPr>
      <w:r w:rsidRPr="00A178DA">
        <w:rPr>
          <w:rFonts w:eastAsiaTheme="minorEastAsia"/>
          <w:color w:val="000000" w:themeColor="text1"/>
          <w:sz w:val="20"/>
          <w:szCs w:val="20"/>
          <w:lang w:val="en"/>
        </w:rPr>
        <w:t>Conic sections include</w:t>
      </w:r>
      <w:r>
        <w:rPr>
          <w:rFonts w:eastAsiaTheme="minorEastAsia"/>
          <w:color w:val="000000" w:themeColor="text1"/>
          <w:sz w:val="20"/>
          <w:szCs w:val="20"/>
          <w:lang w:val="en"/>
        </w:rPr>
        <w:t>:</w:t>
      </w:r>
      <w:r w:rsidRPr="00A178DA">
        <w:rPr>
          <w:rFonts w:eastAsiaTheme="minorEastAsia"/>
          <w:color w:val="000000" w:themeColor="text1"/>
          <w:sz w:val="20"/>
          <w:szCs w:val="20"/>
          <w:lang w:val="en"/>
        </w:rPr>
        <w:t xml:space="preserve"> circles, ellipses, parabolas, and hyperbolas</w:t>
      </w:r>
    </w:p>
    <w:p w14:paraId="5FD89621" w14:textId="534F92A1" w:rsidR="00A178DA" w:rsidRPr="00A178DA" w:rsidRDefault="00A178DA" w:rsidP="00A178DA">
      <w:pPr>
        <w:widowControl w:val="0"/>
        <w:numPr>
          <w:ilvl w:val="0"/>
          <w:numId w:val="43"/>
        </w:numPr>
        <w:spacing w:line="276" w:lineRule="auto"/>
        <w:ind w:left="1440"/>
        <w:rPr>
          <w:rFonts w:eastAsiaTheme="minorEastAsia"/>
          <w:color w:val="000000" w:themeColor="text1"/>
          <w:sz w:val="20"/>
          <w:szCs w:val="20"/>
          <w:lang w:val="en"/>
        </w:rPr>
      </w:pPr>
      <w:r w:rsidRPr="00A178DA">
        <w:rPr>
          <w:rFonts w:eastAsiaTheme="minorEastAsia"/>
          <w:color w:val="000000" w:themeColor="text1"/>
          <w:sz w:val="20"/>
          <w:szCs w:val="20"/>
          <w:lang w:val="en"/>
        </w:rPr>
        <w:t>Properties include</w:t>
      </w:r>
      <w:r>
        <w:rPr>
          <w:rFonts w:eastAsiaTheme="minorEastAsia"/>
          <w:color w:val="000000" w:themeColor="text1"/>
          <w:sz w:val="20"/>
          <w:szCs w:val="20"/>
          <w:lang w:val="en"/>
        </w:rPr>
        <w:t>:</w:t>
      </w:r>
      <w:r w:rsidRPr="00A178DA">
        <w:rPr>
          <w:rFonts w:eastAsiaTheme="minorEastAsia"/>
          <w:color w:val="000000" w:themeColor="text1"/>
          <w:sz w:val="20"/>
          <w:szCs w:val="20"/>
          <w:lang w:val="en"/>
        </w:rPr>
        <w:t xml:space="preserve"> symmetry, intercepts, foci, asymptotes, and eccentricity</w:t>
      </w:r>
    </w:p>
    <w:p w14:paraId="6C8CD41B" w14:textId="03B9BDD3" w:rsidR="00424F44" w:rsidRPr="00166642" w:rsidRDefault="00424F44" w:rsidP="00A178DA">
      <w:pPr>
        <w:widowControl w:val="0"/>
        <w:spacing w:line="276" w:lineRule="auto"/>
        <w:ind w:left="1080" w:hanging="1080"/>
        <w:rPr>
          <w:rFonts w:eastAsiaTheme="minorEastAsia"/>
          <w:sz w:val="20"/>
          <w:szCs w:val="20"/>
        </w:rPr>
      </w:pPr>
    </w:p>
    <w:p w14:paraId="71B20B4A" w14:textId="77777777" w:rsidR="00424F44" w:rsidRPr="00166642" w:rsidRDefault="00424F44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6D4583F0" wp14:editId="1EE373B8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979683970" name="Straight Connector 1979683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19F6F9A1" id="Straight Connector 1979683970" o:spid="_x0000_s1026" style="position:absolute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5667FCE8" w14:textId="77777777" w:rsidR="00424F44" w:rsidRPr="00166642" w:rsidRDefault="00424F44" w:rsidP="0097679E">
      <w:pPr>
        <w:widowControl w:val="0"/>
        <w:tabs>
          <w:tab w:val="left" w:pos="6425"/>
        </w:tabs>
        <w:spacing w:line="276" w:lineRule="auto"/>
        <w:ind w:left="806" w:right="1440" w:hanging="806"/>
        <w:contextualSpacing/>
        <w:rPr>
          <w:color w:val="000000"/>
          <w:sz w:val="22"/>
          <w:szCs w:val="22"/>
          <w:shd w:val="clear" w:color="auto" w:fill="FFFFFF"/>
        </w:rPr>
      </w:pPr>
    </w:p>
    <w:p w14:paraId="3358B765" w14:textId="77777777" w:rsidR="00424F44" w:rsidRPr="001B6B39" w:rsidRDefault="00424F44" w:rsidP="0097679E">
      <w:pPr>
        <w:pStyle w:val="Heading2"/>
        <w:spacing w:line="276" w:lineRule="auto"/>
        <w:rPr>
          <w:b/>
          <w:bCs/>
          <w:u w:val="single"/>
          <w:lang w:val="en"/>
        </w:rPr>
      </w:pPr>
      <w:bookmarkStart w:id="84" w:name="_Toc146041772"/>
      <w:r w:rsidRPr="001B6B39">
        <w:rPr>
          <w:b/>
          <w:bCs/>
          <w:u w:val="single"/>
          <w:lang w:val="en"/>
        </w:rPr>
        <w:t>Functions</w:t>
      </w:r>
      <w:bookmarkEnd w:id="84"/>
      <w:r w:rsidRPr="001B6B39">
        <w:rPr>
          <w:b/>
          <w:bCs/>
          <w:u w:val="single"/>
          <w:lang w:val="en"/>
        </w:rPr>
        <w:t xml:space="preserve"> </w:t>
      </w:r>
    </w:p>
    <w:p w14:paraId="7E6133B7" w14:textId="77777777" w:rsidR="00424F44" w:rsidRPr="001B6B39" w:rsidRDefault="00424F44" w:rsidP="0097679E">
      <w:pPr>
        <w:pStyle w:val="Heading3"/>
        <w:spacing w:line="276" w:lineRule="auto"/>
        <w:rPr>
          <w:b/>
          <w:bCs/>
          <w:lang w:val="en"/>
        </w:rPr>
      </w:pPr>
      <w:bookmarkStart w:id="85" w:name="_Toc146041773"/>
      <w:r w:rsidRPr="001B6B39">
        <w:rPr>
          <w:b/>
          <w:bCs/>
          <w:lang w:val="en"/>
        </w:rPr>
        <w:t>Compositions</w:t>
      </w:r>
      <w:bookmarkEnd w:id="85"/>
      <w:r w:rsidRPr="001B6B39">
        <w:rPr>
          <w:b/>
          <w:bCs/>
          <w:lang w:val="en"/>
        </w:rPr>
        <w:t xml:space="preserve"> </w:t>
      </w:r>
    </w:p>
    <w:p w14:paraId="3A28949F" w14:textId="15ADF7CE" w:rsidR="00424F44" w:rsidRPr="00424F44" w:rsidRDefault="00424F44" w:rsidP="0097679E">
      <w:pPr>
        <w:spacing w:line="276" w:lineRule="auto"/>
        <w:rPr>
          <w:rFonts w:eastAsia="Calibri" w:cstheme="minorHAnsi"/>
          <w:color w:val="000000" w:themeColor="text1"/>
          <w:sz w:val="20"/>
          <w:szCs w:val="20"/>
          <w:lang w:val="en"/>
        </w:rPr>
      </w:pPr>
      <w:r w:rsidRPr="00424F44">
        <w:rPr>
          <w:rFonts w:eastAsia="Calibri" w:cstheme="minorHAnsi"/>
          <w:color w:val="000000" w:themeColor="text1"/>
          <w:sz w:val="20"/>
          <w:szCs w:val="20"/>
          <w:lang w:val="en"/>
        </w:rPr>
        <w:t>Students compose and compare functions.</w:t>
      </w:r>
    </w:p>
    <w:p w14:paraId="59193112" w14:textId="77777777" w:rsidR="00424F44" w:rsidRPr="00166642" w:rsidRDefault="00424F44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78829CF4" w14:textId="6D51AE5B" w:rsidR="00424F44" w:rsidRDefault="00424F4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3.FN.</w:t>
      </w:r>
      <w:proofErr w:type="gramEnd"/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424F44">
        <w:rPr>
          <w:sz w:val="20"/>
          <w:szCs w:val="20"/>
          <w:lang w:val="en"/>
        </w:rPr>
        <w:t>Combine functions by addition, subtraction, multiplication, division, and composition to model the relationship between two quantities in real-world and mathematical contexts.</w:t>
      </w:r>
    </w:p>
    <w:p w14:paraId="1746C54C" w14:textId="77777777" w:rsidR="00424F44" w:rsidRDefault="00424F4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1303109D" w14:textId="77777777" w:rsidR="00424F44" w:rsidRPr="001B6B39" w:rsidRDefault="00424F44" w:rsidP="0097679E">
      <w:pPr>
        <w:pStyle w:val="Heading3"/>
        <w:spacing w:line="276" w:lineRule="auto"/>
        <w:rPr>
          <w:b/>
          <w:bCs/>
          <w:lang w:val="en"/>
        </w:rPr>
      </w:pPr>
      <w:bookmarkStart w:id="86" w:name="_Toc146041774"/>
      <w:r w:rsidRPr="001B6B39">
        <w:rPr>
          <w:b/>
          <w:bCs/>
          <w:lang w:val="en"/>
        </w:rPr>
        <w:t>Inverses</w:t>
      </w:r>
      <w:bookmarkEnd w:id="86"/>
      <w:r w:rsidRPr="001B6B39">
        <w:rPr>
          <w:b/>
          <w:bCs/>
          <w:lang w:val="en"/>
        </w:rPr>
        <w:t xml:space="preserve"> </w:t>
      </w:r>
    </w:p>
    <w:p w14:paraId="701EF8F2" w14:textId="61445216" w:rsidR="00424F44" w:rsidRPr="00424F44" w:rsidRDefault="00424F44" w:rsidP="0097679E">
      <w:pPr>
        <w:spacing w:line="276" w:lineRule="auto"/>
        <w:rPr>
          <w:rFonts w:eastAsia="Calibri" w:cstheme="minorHAnsi"/>
          <w:color w:val="000000" w:themeColor="text1"/>
          <w:sz w:val="20"/>
          <w:szCs w:val="20"/>
          <w:lang w:val="en"/>
        </w:rPr>
      </w:pPr>
      <w:r>
        <w:rPr>
          <w:rFonts w:eastAsia="Calibri" w:cstheme="minorHAnsi"/>
          <w:color w:val="000000" w:themeColor="text1"/>
          <w:sz w:val="20"/>
          <w:szCs w:val="20"/>
          <w:lang w:val="en"/>
        </w:rPr>
        <w:t>Students find inverse functions.</w:t>
      </w:r>
    </w:p>
    <w:p w14:paraId="6F415140" w14:textId="77777777" w:rsidR="00424F44" w:rsidRPr="00166642" w:rsidRDefault="00424F44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38743420" w14:textId="1AFD1A4F" w:rsidR="00424F44" w:rsidRDefault="00424F4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3.FN.</w:t>
      </w:r>
      <w:proofErr w:type="gramEnd"/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424F44">
        <w:rPr>
          <w:sz w:val="20"/>
          <w:szCs w:val="20"/>
          <w:lang w:val="en"/>
        </w:rPr>
        <w:t>Verify if two functions are inverses of each other using composition of functions.</w:t>
      </w:r>
    </w:p>
    <w:p w14:paraId="72BF4D83" w14:textId="5208C42A" w:rsidR="00424F44" w:rsidRDefault="00424F4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3.FN.</w:t>
      </w:r>
      <w:proofErr w:type="gramEnd"/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424F44">
        <w:rPr>
          <w:sz w:val="20"/>
          <w:szCs w:val="20"/>
          <w:lang w:val="en"/>
        </w:rPr>
        <w:t>For a function with an inverse, explain how to read the ordered pairs of the inverse function when given a graph or table of values.</w:t>
      </w:r>
    </w:p>
    <w:p w14:paraId="027204F5" w14:textId="48ECCAD1" w:rsidR="00424F44" w:rsidRDefault="00424F4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3.FN.</w:t>
      </w:r>
      <w:proofErr w:type="gramEnd"/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424F44">
        <w:rPr>
          <w:sz w:val="20"/>
          <w:szCs w:val="20"/>
          <w:lang w:val="en"/>
        </w:rPr>
        <w:t>Construct an invertible function from a non-invertible function by restricting the domain.</w:t>
      </w:r>
    </w:p>
    <w:p w14:paraId="1DC099C9" w14:textId="77777777" w:rsidR="00424F44" w:rsidRDefault="00424F4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423B98F1" w14:textId="46E3E061" w:rsidR="00424F44" w:rsidRPr="001B6B39" w:rsidRDefault="00424F44" w:rsidP="0097679E">
      <w:pPr>
        <w:pStyle w:val="Heading3"/>
        <w:spacing w:line="276" w:lineRule="auto"/>
        <w:rPr>
          <w:b/>
          <w:bCs/>
          <w:lang w:val="en"/>
        </w:rPr>
      </w:pPr>
      <w:bookmarkStart w:id="87" w:name="_Toc146041775"/>
      <w:r w:rsidRPr="001B6B39">
        <w:rPr>
          <w:b/>
          <w:bCs/>
          <w:lang w:val="en"/>
        </w:rPr>
        <w:t>Transformations</w:t>
      </w:r>
      <w:bookmarkEnd w:id="87"/>
    </w:p>
    <w:p w14:paraId="03672C19" w14:textId="0B8C94A6" w:rsidR="00424F44" w:rsidRPr="00424F44" w:rsidRDefault="00424F44" w:rsidP="0097679E">
      <w:pPr>
        <w:spacing w:line="276" w:lineRule="auto"/>
        <w:rPr>
          <w:rFonts w:eastAsia="Calibri" w:cstheme="minorHAnsi"/>
          <w:color w:val="000000" w:themeColor="text1"/>
          <w:sz w:val="20"/>
          <w:szCs w:val="20"/>
          <w:lang w:val="en"/>
        </w:rPr>
      </w:pPr>
      <w:r>
        <w:rPr>
          <w:rFonts w:eastAsia="Calibri" w:cstheme="minorHAnsi"/>
          <w:color w:val="000000" w:themeColor="text1"/>
          <w:sz w:val="20"/>
          <w:szCs w:val="20"/>
          <w:lang w:val="en"/>
        </w:rPr>
        <w:t xml:space="preserve">Students </w:t>
      </w:r>
      <w:r w:rsidR="00C35B56">
        <w:rPr>
          <w:rFonts w:eastAsia="Calibri" w:cstheme="minorHAnsi"/>
          <w:color w:val="000000" w:themeColor="text1"/>
          <w:sz w:val="20"/>
          <w:szCs w:val="20"/>
          <w:lang w:val="en"/>
        </w:rPr>
        <w:t>graph function transformations.</w:t>
      </w:r>
    </w:p>
    <w:p w14:paraId="281366B1" w14:textId="77777777" w:rsidR="00424F44" w:rsidRPr="00166642" w:rsidRDefault="00424F44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0FF48C6B" w14:textId="6C8EAF95" w:rsidR="008A546F" w:rsidRDefault="00C35B56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3.FN.</w:t>
      </w:r>
      <w:proofErr w:type="gramEnd"/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="00424F4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24F44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424F44" w:rsidRPr="00166642">
        <w:tab/>
      </w:r>
      <w:r w:rsidRPr="00C35B56">
        <w:rPr>
          <w:sz w:val="20"/>
          <w:szCs w:val="20"/>
          <w:lang w:val="en"/>
        </w:rPr>
        <w:t xml:space="preserve">Graph and generalize the effect of </w:t>
      </w:r>
      <w:r w:rsidR="008A546F">
        <w:rPr>
          <w:sz w:val="20"/>
          <w:szCs w:val="20"/>
          <w:lang w:val="en"/>
        </w:rPr>
        <w:t>transformations on quadratic, absolute value, square root, cube root, cubic, and step functions.</w:t>
      </w:r>
    </w:p>
    <w:p w14:paraId="2E641C89" w14:textId="570544B6" w:rsidR="008A546F" w:rsidRPr="008A546F" w:rsidRDefault="008A546F" w:rsidP="00581CF3">
      <w:pPr>
        <w:pStyle w:val="ListParagraph"/>
        <w:numPr>
          <w:ilvl w:val="0"/>
          <w:numId w:val="28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firstLine="0"/>
        <w:rPr>
          <w:sz w:val="20"/>
          <w:szCs w:val="20"/>
          <w:lang w:val="en"/>
        </w:rPr>
      </w:pPr>
      <w:r w:rsidRPr="008A546F">
        <w:rPr>
          <w:sz w:val="20"/>
          <w:szCs w:val="20"/>
        </w:rPr>
        <w:lastRenderedPageBreak/>
        <w:t xml:space="preserve">Transformations include: </w:t>
      </w:r>
      <w:r w:rsidRPr="00C35B56">
        <w:rPr>
          <w:sz w:val="20"/>
          <w:szCs w:val="20"/>
          <w:lang w:val="en"/>
        </w:rPr>
        <w:t xml:space="preserve">stretches, compressions, vertical </w:t>
      </w:r>
      <w:r>
        <w:rPr>
          <w:sz w:val="20"/>
          <w:szCs w:val="20"/>
          <w:lang w:val="en"/>
        </w:rPr>
        <w:t xml:space="preserve">shifts, </w:t>
      </w:r>
      <w:r w:rsidRPr="00C35B56">
        <w:rPr>
          <w:sz w:val="20"/>
          <w:szCs w:val="20"/>
          <w:lang w:val="en"/>
        </w:rPr>
        <w:t xml:space="preserve">and horizontal </w:t>
      </w:r>
      <w:r>
        <w:rPr>
          <w:sz w:val="20"/>
          <w:szCs w:val="20"/>
          <w:lang w:val="en"/>
        </w:rPr>
        <w:t>shifts</w:t>
      </w:r>
    </w:p>
    <w:p w14:paraId="32857FA2" w14:textId="38F697BE" w:rsidR="00424F44" w:rsidRPr="008A546F" w:rsidRDefault="00C35B56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  <w:lang w:val="en"/>
        </w:rPr>
      </w:pPr>
      <w:r w:rsidRPr="008A546F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8A546F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3.FN.</w:t>
      </w:r>
      <w:proofErr w:type="gramEnd"/>
      <w:r w:rsidRPr="008A546F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="00424F44" w:rsidRPr="008A546F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24F44" w:rsidRPr="008A546F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424F44" w:rsidRPr="00166642">
        <w:tab/>
      </w:r>
      <w:r w:rsidRPr="008A546F">
        <w:rPr>
          <w:sz w:val="20"/>
          <w:szCs w:val="20"/>
          <w:lang w:val="en"/>
        </w:rPr>
        <w:t>Determine if a function is even, odd, or neither from a graph or an algebraic expression.</w:t>
      </w:r>
    </w:p>
    <w:p w14:paraId="47C0D175" w14:textId="77777777" w:rsidR="00424F44" w:rsidRDefault="00424F44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382AB67F" w14:textId="7060B009" w:rsidR="00C35B56" w:rsidRPr="001B6B39" w:rsidRDefault="00C35B56" w:rsidP="0097679E">
      <w:pPr>
        <w:pStyle w:val="Heading3"/>
        <w:spacing w:line="276" w:lineRule="auto"/>
        <w:rPr>
          <w:b/>
          <w:bCs/>
          <w:lang w:val="en"/>
        </w:rPr>
      </w:pPr>
      <w:bookmarkStart w:id="88" w:name="_Toc146041776"/>
      <w:r w:rsidRPr="001B6B39">
        <w:rPr>
          <w:b/>
          <w:bCs/>
          <w:lang w:val="en"/>
        </w:rPr>
        <w:t>Sequences</w:t>
      </w:r>
      <w:bookmarkEnd w:id="88"/>
    </w:p>
    <w:p w14:paraId="59A803B9" w14:textId="47AAC945" w:rsidR="00C35B56" w:rsidRPr="00424F44" w:rsidRDefault="00C35B56" w:rsidP="0097679E">
      <w:pPr>
        <w:spacing w:line="276" w:lineRule="auto"/>
        <w:rPr>
          <w:rFonts w:eastAsia="Calibri" w:cstheme="minorHAnsi"/>
          <w:color w:val="000000" w:themeColor="text1"/>
          <w:sz w:val="20"/>
          <w:szCs w:val="20"/>
          <w:lang w:val="en"/>
        </w:rPr>
      </w:pPr>
      <w:r>
        <w:rPr>
          <w:rFonts w:eastAsia="Calibri" w:cstheme="minorHAnsi"/>
          <w:color w:val="000000" w:themeColor="text1"/>
          <w:sz w:val="20"/>
          <w:szCs w:val="20"/>
          <w:lang w:val="en"/>
        </w:rPr>
        <w:t xml:space="preserve">Students use sequences to model and analyze mathematical situations. </w:t>
      </w:r>
    </w:p>
    <w:p w14:paraId="1DA3A507" w14:textId="77777777" w:rsidR="00C35B56" w:rsidRPr="00166642" w:rsidRDefault="00C35B56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37AFF343" w14:textId="36F4FA03" w:rsidR="00C35B56" w:rsidRDefault="00C35B56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</w:t>
      </w:r>
      <w:proofErr w:type="gramStart"/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3.FN.</w:t>
      </w:r>
      <w:proofErr w:type="gramEnd"/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C35B56">
        <w:rPr>
          <w:sz w:val="20"/>
          <w:szCs w:val="20"/>
          <w:lang w:val="en"/>
        </w:rPr>
        <w:t>Write and use arithmetic and geometric sequences recursively and explicitly to model situations</w:t>
      </w:r>
      <w:r w:rsidR="00701ECF">
        <w:rPr>
          <w:sz w:val="20"/>
          <w:szCs w:val="20"/>
          <w:lang w:val="en"/>
        </w:rPr>
        <w:t>,</w:t>
      </w:r>
      <w:r w:rsidR="00701ECF" w:rsidRPr="00C35B56">
        <w:rPr>
          <w:sz w:val="20"/>
          <w:szCs w:val="20"/>
          <w:lang w:val="en"/>
        </w:rPr>
        <w:t xml:space="preserve"> </w:t>
      </w:r>
      <w:r w:rsidRPr="00C35B56">
        <w:rPr>
          <w:sz w:val="20"/>
          <w:szCs w:val="20"/>
          <w:lang w:val="en"/>
        </w:rPr>
        <w:t>translating between the two forms.</w:t>
      </w:r>
      <w:r>
        <w:rPr>
          <w:sz w:val="20"/>
          <w:szCs w:val="20"/>
          <w:lang w:val="en"/>
        </w:rPr>
        <w:t xml:space="preserve"> </w:t>
      </w:r>
    </w:p>
    <w:p w14:paraId="2C1F9B46" w14:textId="5C5DA80E" w:rsidR="00C35B56" w:rsidRPr="00C35B56" w:rsidRDefault="00C35B56" w:rsidP="00581CF3">
      <w:pPr>
        <w:pStyle w:val="ListParagraph"/>
        <w:numPr>
          <w:ilvl w:val="0"/>
          <w:numId w:val="28"/>
        </w:num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440"/>
        <w:rPr>
          <w:sz w:val="20"/>
          <w:szCs w:val="20"/>
          <w:lang w:val="en"/>
        </w:rPr>
      </w:pPr>
      <w:r w:rsidRPr="00C35B56">
        <w:rPr>
          <w:sz w:val="20"/>
          <w:szCs w:val="20"/>
          <w:lang w:val="en"/>
        </w:rPr>
        <w:t>Forms include</w:t>
      </w:r>
      <w:r>
        <w:rPr>
          <w:sz w:val="20"/>
          <w:szCs w:val="20"/>
          <w:lang w:val="en"/>
        </w:rPr>
        <w:t>:</w:t>
      </w:r>
      <w:r w:rsidRPr="00C35B56">
        <w:rPr>
          <w:sz w:val="20"/>
          <w:szCs w:val="20"/>
          <w:lang w:val="en"/>
        </w:rPr>
        <w:t xml:space="preserve"> when given a graph, a description of the relationship, or two input-output pairs</w:t>
      </w:r>
    </w:p>
    <w:p w14:paraId="0FAFADF8" w14:textId="77777777" w:rsidR="00C35B56" w:rsidRPr="00C35B56" w:rsidRDefault="00C35B56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29FEC8B3" w14:textId="539494E2" w:rsidR="00C35B56" w:rsidRDefault="00C35B56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12307FBE" w14:textId="77777777" w:rsidR="00C35B56" w:rsidRDefault="00C35B56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45CC2FE1" w14:textId="77777777" w:rsidR="00424F44" w:rsidRPr="00166642" w:rsidRDefault="00424F44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16DB121E" wp14:editId="6D52CC2E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320312142" name="Straight Connector 320312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72C306A2" id="Straight Connector 320312142" o:spid="_x0000_s1026" style="position:absolute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555B2AA" w14:textId="77777777" w:rsidR="00424F44" w:rsidRPr="00166642" w:rsidRDefault="00424F44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03B3FB21" w14:textId="4B1F5E06" w:rsidR="00424F44" w:rsidRPr="00166642" w:rsidRDefault="00C35B56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89" w:name="_Toc146041777"/>
      <w:r>
        <w:rPr>
          <w:b/>
          <w:bCs/>
          <w:u w:val="single"/>
        </w:rPr>
        <w:t>Matrices</w:t>
      </w:r>
      <w:bookmarkEnd w:id="89"/>
    </w:p>
    <w:p w14:paraId="2AB5CC86" w14:textId="07564585" w:rsidR="00424F44" w:rsidRPr="00166642" w:rsidRDefault="00C35B56" w:rsidP="0097679E">
      <w:pPr>
        <w:pStyle w:val="Heading3"/>
        <w:spacing w:before="0" w:line="276" w:lineRule="auto"/>
        <w:rPr>
          <w:b/>
          <w:bCs/>
        </w:rPr>
      </w:pPr>
      <w:bookmarkStart w:id="90" w:name="_Toc146041778"/>
      <w:r>
        <w:rPr>
          <w:b/>
          <w:bCs/>
        </w:rPr>
        <w:t>Operations</w:t>
      </w:r>
      <w:bookmarkEnd w:id="90"/>
    </w:p>
    <w:p w14:paraId="1B73F89D" w14:textId="65CE6C5E" w:rsidR="00424F44" w:rsidRPr="00166642" w:rsidRDefault="00C35B56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>Students represent and perform operations with matrices.</w:t>
      </w:r>
    </w:p>
    <w:p w14:paraId="4B1560E6" w14:textId="77777777" w:rsidR="00424F44" w:rsidRDefault="00424F44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66C5ACE0" w14:textId="656246FD" w:rsidR="00C35B56" w:rsidRDefault="00C35B5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A3.MAT.1</w:t>
      </w:r>
      <w:r w:rsidR="00424F4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24F44" w:rsidRPr="00166642">
        <w:tab/>
      </w:r>
      <w:r w:rsidRPr="00C35B56">
        <w:rPr>
          <w:sz w:val="20"/>
          <w:szCs w:val="20"/>
          <w:lang w:val="en"/>
        </w:rPr>
        <w:t>Use matrices to describe, list, and manipulate data in different situations.</w:t>
      </w:r>
    </w:p>
    <w:p w14:paraId="15435718" w14:textId="27E712B7" w:rsidR="00424F44" w:rsidRDefault="00C35B5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A3.MAT.2</w:t>
      </w:r>
      <w:r w:rsidR="00424F4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24F44" w:rsidRPr="00166642">
        <w:tab/>
      </w:r>
      <w:r w:rsidRPr="00C35B56">
        <w:rPr>
          <w:sz w:val="20"/>
          <w:szCs w:val="20"/>
          <w:lang w:val="en"/>
        </w:rPr>
        <w:t>Multiply matrices by scalars to solve real-world and mathematical problems.</w:t>
      </w:r>
    </w:p>
    <w:p w14:paraId="5370E77E" w14:textId="3E297A62" w:rsidR="00424F44" w:rsidRPr="00C46C22" w:rsidRDefault="00C35B5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A3.MAT.3</w:t>
      </w:r>
      <w:r w:rsidR="00424F4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24F44" w:rsidRPr="00166642">
        <w:tab/>
      </w:r>
      <w:r w:rsidRPr="00C35B56">
        <w:rPr>
          <w:sz w:val="20"/>
          <w:szCs w:val="20"/>
          <w:lang w:val="en"/>
        </w:rPr>
        <w:t>Add and subtract matrices.</w:t>
      </w:r>
    </w:p>
    <w:p w14:paraId="2D6DBA52" w14:textId="59C2BB17" w:rsidR="00424F44" w:rsidRPr="00C46C22" w:rsidRDefault="00C35B5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A3.MAT.4</w:t>
      </w:r>
      <w:r w:rsidR="00424F4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24F44" w:rsidRPr="00166642">
        <w:tab/>
      </w:r>
      <w:r w:rsidRPr="00C35B56">
        <w:rPr>
          <w:sz w:val="20"/>
          <w:szCs w:val="20"/>
          <w:lang w:val="en"/>
        </w:rPr>
        <w:t>Multiply matrices, understanding that matrix multiplication for square matrices is not commutative.</w:t>
      </w:r>
    </w:p>
    <w:p w14:paraId="6591A4B1" w14:textId="2CA9BD32" w:rsidR="00424F44" w:rsidRDefault="00C35B56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A3.MAT.5</w:t>
      </w:r>
      <w:r w:rsidR="00424F44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424F44" w:rsidRPr="00166642">
        <w:tab/>
      </w:r>
      <w:r w:rsidRPr="00C35B56">
        <w:rPr>
          <w:sz w:val="20"/>
          <w:szCs w:val="20"/>
          <w:lang w:val="en"/>
        </w:rPr>
        <w:t>Calculate the determinant of a square matrix to determine if it has an inverse.</w:t>
      </w:r>
    </w:p>
    <w:p w14:paraId="7E3FC1EA" w14:textId="77777777" w:rsidR="00424F44" w:rsidRDefault="00424F44" w:rsidP="0097679E">
      <w:pPr>
        <w:spacing w:line="276" w:lineRule="auto"/>
      </w:pPr>
    </w:p>
    <w:p w14:paraId="7B17E694" w14:textId="14B2B06B" w:rsidR="00C35B56" w:rsidRPr="00166642" w:rsidRDefault="00C35B56" w:rsidP="0097679E">
      <w:pPr>
        <w:pStyle w:val="Heading3"/>
        <w:spacing w:before="0" w:line="276" w:lineRule="auto"/>
        <w:rPr>
          <w:b/>
          <w:bCs/>
        </w:rPr>
      </w:pPr>
      <w:bookmarkStart w:id="91" w:name="_Toc146041779"/>
      <w:r>
        <w:rPr>
          <w:b/>
          <w:bCs/>
        </w:rPr>
        <w:t>Systems</w:t>
      </w:r>
      <w:bookmarkEnd w:id="91"/>
    </w:p>
    <w:p w14:paraId="5EF5A916" w14:textId="092B9E91" w:rsidR="00C35B56" w:rsidRPr="00166642" w:rsidRDefault="00C35B56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>Students use matrices to solve systems of equations.</w:t>
      </w:r>
    </w:p>
    <w:p w14:paraId="11648B6F" w14:textId="77777777" w:rsidR="00C35B56" w:rsidRDefault="00C35B5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5945DE04" w14:textId="67C72466" w:rsidR="00C35B56" w:rsidRPr="00F87C54" w:rsidRDefault="00C35B5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A3.MAT.6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C35B56">
        <w:rPr>
          <w:sz w:val="20"/>
          <w:szCs w:val="20"/>
          <w:lang w:val="en"/>
        </w:rPr>
        <w:t>Solve systems of linear equations using augmented matrices.</w:t>
      </w:r>
    </w:p>
    <w:p w14:paraId="79F9B168" w14:textId="77777777" w:rsidR="00C35B56" w:rsidRDefault="00C35B56" w:rsidP="0097679E">
      <w:pPr>
        <w:spacing w:line="276" w:lineRule="auto"/>
      </w:pPr>
    </w:p>
    <w:p w14:paraId="32D6FAD5" w14:textId="77777777" w:rsidR="00C35B56" w:rsidRPr="00166642" w:rsidRDefault="00C35B5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24B81D9E" wp14:editId="465508BF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752918370" name="Straight Connector 1752918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642138A8" id="Straight Connector 1752918370" o:spid="_x0000_s1026" style="position:absolute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7C618F0C" w14:textId="77777777" w:rsidR="00C35B56" w:rsidRPr="00166642" w:rsidRDefault="00C35B56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5BE8C258" w14:textId="77777777" w:rsidR="00C35B56" w:rsidRPr="001B6B39" w:rsidRDefault="00C35B56" w:rsidP="0097679E">
      <w:pPr>
        <w:pStyle w:val="Heading2"/>
        <w:spacing w:line="276" w:lineRule="auto"/>
        <w:rPr>
          <w:b/>
          <w:bCs/>
          <w:u w:val="single"/>
        </w:rPr>
      </w:pPr>
      <w:bookmarkStart w:id="92" w:name="_Toc146041780"/>
      <w:r w:rsidRPr="001B6B39">
        <w:rPr>
          <w:b/>
          <w:bCs/>
          <w:u w:val="single"/>
          <w:lang w:val="en"/>
        </w:rPr>
        <w:t>Exponential and Logarithmic Functions</w:t>
      </w:r>
      <w:bookmarkEnd w:id="92"/>
      <w:r w:rsidRPr="001B6B39">
        <w:rPr>
          <w:b/>
          <w:bCs/>
          <w:u w:val="single"/>
        </w:rPr>
        <w:t xml:space="preserve"> </w:t>
      </w:r>
    </w:p>
    <w:p w14:paraId="01E589D7" w14:textId="444B8136" w:rsidR="00C35B56" w:rsidRPr="001B6B39" w:rsidRDefault="00C35B56" w:rsidP="0097679E">
      <w:pPr>
        <w:pStyle w:val="Heading3"/>
        <w:spacing w:line="276" w:lineRule="auto"/>
        <w:rPr>
          <w:b/>
          <w:bCs/>
        </w:rPr>
      </w:pPr>
      <w:bookmarkStart w:id="93" w:name="_Toc146041781"/>
      <w:r w:rsidRPr="001B6B39">
        <w:rPr>
          <w:b/>
          <w:bCs/>
        </w:rPr>
        <w:t>Analyze &amp; Interpret</w:t>
      </w:r>
      <w:bookmarkEnd w:id="93"/>
    </w:p>
    <w:p w14:paraId="5DE5A976" w14:textId="62E4A849" w:rsidR="00C35B56" w:rsidRPr="00166642" w:rsidRDefault="00C35B56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 xml:space="preserve">Students analyze and interpret exponential and logarithmic functions. </w:t>
      </w:r>
    </w:p>
    <w:p w14:paraId="4EA30217" w14:textId="77777777" w:rsidR="00C35B56" w:rsidRDefault="00C35B5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24525128" w14:textId="77777777" w:rsidR="00B71751" w:rsidRPr="00B71751" w:rsidRDefault="00B71751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B7175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A3.ELF.1</w:t>
      </w:r>
      <w:r w:rsidR="00C35B5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C35B56" w:rsidRPr="00166642">
        <w:tab/>
      </w:r>
      <w:r w:rsidRPr="00B71751">
        <w:rPr>
          <w:sz w:val="20"/>
          <w:szCs w:val="20"/>
          <w:lang w:val="en"/>
        </w:rPr>
        <w:t xml:space="preserve">Analyze and interpret exponential and logarithmic functions, identifying key characteristics. </w:t>
      </w:r>
    </w:p>
    <w:p w14:paraId="3503DF77" w14:textId="77777777" w:rsidR="00B71751" w:rsidRDefault="00B71751" w:rsidP="00581CF3">
      <w:pPr>
        <w:pStyle w:val="ListParagraph"/>
        <w:widowControl w:val="0"/>
        <w:numPr>
          <w:ilvl w:val="0"/>
          <w:numId w:val="28"/>
        </w:numPr>
        <w:spacing w:line="276" w:lineRule="auto"/>
        <w:ind w:left="1440"/>
        <w:rPr>
          <w:sz w:val="20"/>
          <w:szCs w:val="20"/>
          <w:lang w:val="en"/>
        </w:rPr>
      </w:pPr>
      <w:r w:rsidRPr="00B71751">
        <w:rPr>
          <w:sz w:val="20"/>
          <w:szCs w:val="20"/>
          <w:lang w:val="en"/>
        </w:rPr>
        <w:t>Functions should be represented numerically, graphically, and algebraically.</w:t>
      </w:r>
    </w:p>
    <w:p w14:paraId="5E93FE40" w14:textId="7E883FB2" w:rsidR="00C35B56" w:rsidRPr="00B71751" w:rsidRDefault="00B71751" w:rsidP="00581CF3">
      <w:pPr>
        <w:pStyle w:val="ListParagraph"/>
        <w:widowControl w:val="0"/>
        <w:numPr>
          <w:ilvl w:val="0"/>
          <w:numId w:val="28"/>
        </w:numPr>
        <w:spacing w:line="276" w:lineRule="auto"/>
        <w:ind w:left="1440"/>
        <w:rPr>
          <w:sz w:val="20"/>
          <w:szCs w:val="20"/>
          <w:lang w:val="en"/>
        </w:rPr>
      </w:pPr>
      <w:r w:rsidRPr="00B71751">
        <w:rPr>
          <w:sz w:val="20"/>
          <w:szCs w:val="20"/>
          <w:lang w:val="en"/>
        </w:rPr>
        <w:t>Key features include asymptotes, end behavior, intercepts, domain</w:t>
      </w:r>
      <w:r w:rsidR="00701ECF">
        <w:rPr>
          <w:sz w:val="20"/>
          <w:szCs w:val="20"/>
          <w:lang w:val="en"/>
        </w:rPr>
        <w:t>,</w:t>
      </w:r>
      <w:r w:rsidRPr="00B71751">
        <w:rPr>
          <w:sz w:val="20"/>
          <w:szCs w:val="20"/>
          <w:lang w:val="en"/>
        </w:rPr>
        <w:t xml:space="preserve"> and range.</w:t>
      </w:r>
    </w:p>
    <w:p w14:paraId="7CDD1F19" w14:textId="77777777" w:rsidR="00C35B56" w:rsidRDefault="00C35B56" w:rsidP="0097679E">
      <w:pPr>
        <w:spacing w:line="276" w:lineRule="auto"/>
      </w:pPr>
    </w:p>
    <w:p w14:paraId="49FF02F5" w14:textId="6193E6CD" w:rsidR="00C35B56" w:rsidRPr="00166642" w:rsidRDefault="00C35B56" w:rsidP="0097679E">
      <w:pPr>
        <w:pStyle w:val="Heading3"/>
        <w:spacing w:before="0" w:line="276" w:lineRule="auto"/>
        <w:rPr>
          <w:b/>
          <w:bCs/>
        </w:rPr>
      </w:pPr>
      <w:bookmarkStart w:id="94" w:name="_Toc146041782"/>
      <w:r>
        <w:rPr>
          <w:b/>
          <w:bCs/>
        </w:rPr>
        <w:t>Solve</w:t>
      </w:r>
      <w:bookmarkEnd w:id="94"/>
    </w:p>
    <w:p w14:paraId="57215B07" w14:textId="6A2036BB" w:rsidR="00C35B56" w:rsidRPr="00166642" w:rsidRDefault="00C35B56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 xml:space="preserve">Students solve problems with exponential and logarithmic functions. </w:t>
      </w:r>
    </w:p>
    <w:p w14:paraId="35ADF635" w14:textId="77777777" w:rsidR="00C35B56" w:rsidRDefault="00C35B5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6DCB20D9" w14:textId="4FB62506" w:rsidR="00C35B56" w:rsidRPr="00F87C54" w:rsidRDefault="00B71751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B71751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A3.ELF.2</w:t>
      </w:r>
      <w:r w:rsidR="00C35B56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C35B56" w:rsidRPr="00166642">
        <w:tab/>
      </w:r>
      <w:r w:rsidRPr="00B71751">
        <w:rPr>
          <w:sz w:val="20"/>
          <w:szCs w:val="20"/>
          <w:lang w:val="en"/>
        </w:rPr>
        <w:t xml:space="preserve">Understand and </w:t>
      </w:r>
      <w:r w:rsidR="008A546F">
        <w:rPr>
          <w:sz w:val="20"/>
          <w:szCs w:val="20"/>
          <w:lang w:val="en"/>
        </w:rPr>
        <w:t>apply</w:t>
      </w:r>
      <w:r w:rsidRPr="00B71751">
        <w:rPr>
          <w:sz w:val="20"/>
          <w:szCs w:val="20"/>
          <w:lang w:val="en"/>
        </w:rPr>
        <w:t xml:space="preserve"> the inverse relationship between exponents and logarithms to solve problems.</w:t>
      </w:r>
    </w:p>
    <w:p w14:paraId="67503610" w14:textId="77777777" w:rsidR="00C35B56" w:rsidRDefault="00C35B56" w:rsidP="0097679E">
      <w:pPr>
        <w:spacing w:line="276" w:lineRule="auto"/>
      </w:pPr>
    </w:p>
    <w:p w14:paraId="0B36E885" w14:textId="77777777" w:rsidR="00C35B56" w:rsidRPr="00166642" w:rsidRDefault="00C35B56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7A6FFBB7" wp14:editId="35188F19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244782528" name="Straight Connector 244782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79FADBA8" id="Straight Connector 244782528" o:spid="_x0000_s1026" style="position:absolute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5482EE96" w14:textId="77777777" w:rsidR="00C35B56" w:rsidRPr="00166642" w:rsidRDefault="00C35B56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7A274E0D" w14:textId="2E52DA53" w:rsidR="00C35B56" w:rsidRPr="001B6B39" w:rsidRDefault="00C35B56" w:rsidP="0097679E">
      <w:pPr>
        <w:pStyle w:val="Heading2"/>
        <w:spacing w:line="276" w:lineRule="auto"/>
        <w:rPr>
          <w:b/>
          <w:bCs/>
          <w:u w:val="single"/>
          <w:lang w:val="en"/>
        </w:rPr>
      </w:pPr>
      <w:bookmarkStart w:id="95" w:name="_Toc146041783"/>
      <w:r w:rsidRPr="001B6B39">
        <w:rPr>
          <w:b/>
          <w:bCs/>
          <w:u w:val="single"/>
          <w:lang w:val="en"/>
        </w:rPr>
        <w:t xml:space="preserve">Polynomial </w:t>
      </w:r>
      <w:r w:rsidR="001B6B39" w:rsidRPr="001B6B39">
        <w:rPr>
          <w:b/>
          <w:bCs/>
          <w:u w:val="single"/>
          <w:lang w:val="en"/>
        </w:rPr>
        <w:t>&amp;</w:t>
      </w:r>
      <w:r w:rsidRPr="001B6B39">
        <w:rPr>
          <w:b/>
          <w:bCs/>
          <w:u w:val="single"/>
          <w:lang w:val="en"/>
        </w:rPr>
        <w:t xml:space="preserve"> Rational Functions</w:t>
      </w:r>
      <w:bookmarkEnd w:id="95"/>
      <w:r w:rsidRPr="001B6B39">
        <w:rPr>
          <w:b/>
          <w:bCs/>
          <w:u w:val="single"/>
          <w:lang w:val="en"/>
        </w:rPr>
        <w:t xml:space="preserve"> </w:t>
      </w:r>
    </w:p>
    <w:p w14:paraId="4E487543" w14:textId="26E7285E" w:rsidR="00C35B56" w:rsidRPr="001B6B39" w:rsidRDefault="00C35B56" w:rsidP="0097679E">
      <w:pPr>
        <w:pStyle w:val="Heading3"/>
        <w:spacing w:line="276" w:lineRule="auto"/>
        <w:rPr>
          <w:b/>
          <w:bCs/>
        </w:rPr>
      </w:pPr>
      <w:bookmarkStart w:id="96" w:name="_Toc146041784"/>
      <w:r w:rsidRPr="001B6B39">
        <w:rPr>
          <w:b/>
          <w:bCs/>
        </w:rPr>
        <w:t>Analyze, Interpret, &amp; Graph</w:t>
      </w:r>
      <w:bookmarkEnd w:id="96"/>
    </w:p>
    <w:p w14:paraId="4CC7718B" w14:textId="6BD881F1" w:rsidR="00C35B56" w:rsidRPr="00166642" w:rsidRDefault="00C35B56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 xml:space="preserve">Students analyze, interpret, and graph polynomial and rational functions. </w:t>
      </w:r>
    </w:p>
    <w:p w14:paraId="1A5BB20C" w14:textId="77777777" w:rsidR="00C35B56" w:rsidRDefault="00C35B56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3FA96624" w14:textId="77777777" w:rsidR="00B71751" w:rsidRPr="00B71751" w:rsidRDefault="00C35B5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A3.PRF.1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="00B71751" w:rsidRPr="00B71751">
        <w:rPr>
          <w:sz w:val="20"/>
          <w:szCs w:val="20"/>
          <w:lang w:val="en"/>
        </w:rPr>
        <w:t xml:space="preserve">Analyze and interpret polynomial functions, identifying key characteristics. </w:t>
      </w:r>
    </w:p>
    <w:p w14:paraId="14449E70" w14:textId="77777777" w:rsidR="00B71751" w:rsidRDefault="00B71751" w:rsidP="00581CF3">
      <w:pPr>
        <w:pStyle w:val="ListParagraph"/>
        <w:widowControl w:val="0"/>
        <w:numPr>
          <w:ilvl w:val="0"/>
          <w:numId w:val="28"/>
        </w:numPr>
        <w:spacing w:line="276" w:lineRule="auto"/>
        <w:ind w:left="1440"/>
        <w:rPr>
          <w:sz w:val="20"/>
          <w:szCs w:val="20"/>
          <w:lang w:val="en"/>
        </w:rPr>
      </w:pPr>
      <w:r w:rsidRPr="00B71751">
        <w:rPr>
          <w:sz w:val="20"/>
          <w:szCs w:val="20"/>
          <w:lang w:val="en"/>
        </w:rPr>
        <w:t>Functions should be represented numerically, graphically, and algebraically.</w:t>
      </w:r>
    </w:p>
    <w:p w14:paraId="4ACA33F3" w14:textId="42C5687E" w:rsidR="00C35B56" w:rsidRPr="00B71751" w:rsidRDefault="00B71751" w:rsidP="00581CF3">
      <w:pPr>
        <w:pStyle w:val="ListParagraph"/>
        <w:widowControl w:val="0"/>
        <w:numPr>
          <w:ilvl w:val="0"/>
          <w:numId w:val="28"/>
        </w:numPr>
        <w:spacing w:line="276" w:lineRule="auto"/>
        <w:ind w:left="1440"/>
        <w:rPr>
          <w:sz w:val="20"/>
          <w:szCs w:val="20"/>
          <w:lang w:val="en"/>
        </w:rPr>
      </w:pPr>
      <w:r w:rsidRPr="00B71751">
        <w:rPr>
          <w:sz w:val="20"/>
          <w:szCs w:val="20"/>
          <w:lang w:val="en"/>
        </w:rPr>
        <w:t>Key features include end behavior, intercepts, domain, range, relative and absolute maximum and minimum, and intervals over which the function is increasing or decreasing.</w:t>
      </w:r>
    </w:p>
    <w:p w14:paraId="1F244225" w14:textId="77777777" w:rsidR="00C35B56" w:rsidRDefault="00C35B5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A3.PRF.2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C35B56">
        <w:rPr>
          <w:sz w:val="20"/>
          <w:szCs w:val="20"/>
          <w:lang w:val="en"/>
        </w:rPr>
        <w:t xml:space="preserve">Analyze and interpret rational functions, identifying key characteristics. </w:t>
      </w:r>
    </w:p>
    <w:p w14:paraId="4E4C1030" w14:textId="77777777" w:rsidR="00C35B56" w:rsidRDefault="00C35B56" w:rsidP="00581CF3">
      <w:pPr>
        <w:pStyle w:val="ListParagraph"/>
        <w:widowControl w:val="0"/>
        <w:numPr>
          <w:ilvl w:val="0"/>
          <w:numId w:val="28"/>
        </w:numPr>
        <w:spacing w:line="276" w:lineRule="auto"/>
        <w:ind w:left="1440"/>
        <w:rPr>
          <w:sz w:val="20"/>
          <w:szCs w:val="20"/>
          <w:lang w:val="en"/>
        </w:rPr>
      </w:pPr>
      <w:r w:rsidRPr="00C35B56">
        <w:rPr>
          <w:sz w:val="20"/>
          <w:szCs w:val="20"/>
          <w:lang w:val="en"/>
        </w:rPr>
        <w:t>Functions should be represented numerically, graphically, and algebraically.</w:t>
      </w:r>
    </w:p>
    <w:p w14:paraId="4A37D6F4" w14:textId="36494B1C" w:rsidR="00C35B56" w:rsidRPr="00C35B56" w:rsidRDefault="00C35B56" w:rsidP="00581CF3">
      <w:pPr>
        <w:pStyle w:val="ListParagraph"/>
        <w:widowControl w:val="0"/>
        <w:numPr>
          <w:ilvl w:val="0"/>
          <w:numId w:val="28"/>
        </w:numPr>
        <w:spacing w:line="276" w:lineRule="auto"/>
        <w:ind w:left="1440"/>
        <w:rPr>
          <w:sz w:val="20"/>
          <w:szCs w:val="20"/>
          <w:lang w:val="en"/>
        </w:rPr>
      </w:pPr>
      <w:r w:rsidRPr="00C35B56">
        <w:rPr>
          <w:sz w:val="20"/>
          <w:szCs w:val="20"/>
          <w:lang w:val="en"/>
        </w:rPr>
        <w:t>Key features include asymptotes (vertical, horizontal, and slant), end behavior, point discontinuities, intercepts, domain</w:t>
      </w:r>
      <w:r w:rsidR="008A546F">
        <w:rPr>
          <w:sz w:val="20"/>
          <w:szCs w:val="20"/>
          <w:lang w:val="en"/>
        </w:rPr>
        <w:t>,</w:t>
      </w:r>
      <w:r w:rsidRPr="00C35B56">
        <w:rPr>
          <w:sz w:val="20"/>
          <w:szCs w:val="20"/>
          <w:lang w:val="en"/>
        </w:rPr>
        <w:t xml:space="preserve"> and range.</w:t>
      </w:r>
    </w:p>
    <w:p w14:paraId="6EFF3CE5" w14:textId="6A2D7A08" w:rsidR="00424F44" w:rsidRDefault="00C35B56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C35B56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A3.PRF.3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C35B56">
        <w:rPr>
          <w:sz w:val="20"/>
          <w:szCs w:val="20"/>
          <w:lang w:val="en"/>
        </w:rPr>
        <w:t>Graph rational functions showing zeros, asymptotes, and end behavior.</w:t>
      </w:r>
    </w:p>
    <w:p w14:paraId="31C2FB31" w14:textId="77777777" w:rsidR="00B71751" w:rsidRPr="0087373D" w:rsidRDefault="00B71751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</w:p>
    <w:p w14:paraId="50D00604" w14:textId="77777777" w:rsidR="00424F44" w:rsidRPr="00166642" w:rsidRDefault="00424F44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1C700543" wp14:editId="10869B42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087170045" name="Straight Connector 1087170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12CCC507" id="Straight Connector 1087170045" o:spid="_x0000_s1026" style="position:absolute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5783A5C9" w14:textId="77777777" w:rsidR="00424F44" w:rsidRDefault="00424F44" w:rsidP="0097679E">
      <w:pPr>
        <w:spacing w:line="276" w:lineRule="auto"/>
        <w:jc w:val="center"/>
      </w:pPr>
    </w:p>
    <w:p w14:paraId="707C0428" w14:textId="77777777" w:rsidR="00424F44" w:rsidRPr="00166642" w:rsidRDefault="00000000" w:rsidP="0097679E">
      <w:pPr>
        <w:spacing w:line="276" w:lineRule="auto"/>
        <w:jc w:val="center"/>
        <w:rPr>
          <w:b/>
          <w:bCs/>
          <w:sz w:val="20"/>
          <w:szCs w:val="20"/>
        </w:rPr>
      </w:pPr>
      <w:hyperlink w:anchor="Contents" w:history="1">
        <w:r w:rsidR="00424F44" w:rsidRPr="00166642">
          <w:rPr>
            <w:rStyle w:val="Hyperlink"/>
            <w:b/>
            <w:bCs/>
            <w:sz w:val="20"/>
            <w:szCs w:val="20"/>
          </w:rPr>
          <w:t>Return to the Table of Contents</w:t>
        </w:r>
      </w:hyperlink>
    </w:p>
    <w:p w14:paraId="7129558A" w14:textId="77777777" w:rsidR="00424F44" w:rsidRDefault="00424F44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1D438C13" w14:textId="77777777" w:rsidR="00B71751" w:rsidRDefault="00B71751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1983A9C0" w14:textId="77777777" w:rsidR="00B71751" w:rsidRDefault="00B71751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  <w:sectPr w:rsidR="00B71751" w:rsidSect="00767827">
          <w:headerReference w:type="even" r:id="rId29"/>
          <w:headerReference w:type="default" r:id="rId30"/>
          <w:headerReference w:type="first" r:id="rId31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6CD0160B" w14:textId="2F986EAD" w:rsidR="00B71751" w:rsidRPr="004445EA" w:rsidRDefault="00251A5F" w:rsidP="0097679E">
      <w:pPr>
        <w:pStyle w:val="Heading1"/>
        <w:spacing w:before="0" w:line="276" w:lineRule="auto"/>
        <w:contextualSpacing/>
        <w:rPr>
          <w:b/>
          <w:bCs/>
        </w:rPr>
      </w:pPr>
      <w:bookmarkStart w:id="97" w:name="_Toc146041785"/>
      <w:r>
        <w:rPr>
          <w:b/>
          <w:bCs/>
        </w:rPr>
        <w:lastRenderedPageBreak/>
        <w:t>PRE-CALCULUS</w:t>
      </w:r>
      <w:r w:rsidR="00B71751" w:rsidRPr="00166642">
        <w:rPr>
          <w:b/>
          <w:bCs/>
        </w:rPr>
        <w:t xml:space="preserve"> STANDARDS</w:t>
      </w:r>
      <w:bookmarkEnd w:id="97"/>
    </w:p>
    <w:p w14:paraId="05EAA16E" w14:textId="77777777" w:rsidR="00B71751" w:rsidRPr="00166642" w:rsidRDefault="00B71751" w:rsidP="0097679E">
      <w:pPr>
        <w:spacing w:line="276" w:lineRule="auto"/>
        <w:contextualSpacing/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22923E36" wp14:editId="5F695CA1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751858938" name="Straight Connector 1751858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189606A7" id="Straight Connector 1751858938" o:spid="_x0000_s1026" style="position:absolute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153FAF23" w14:textId="77777777" w:rsidR="00B71751" w:rsidRDefault="00B71751" w:rsidP="0097679E">
      <w:pPr>
        <w:pStyle w:val="Heading2"/>
        <w:spacing w:before="0" w:line="276" w:lineRule="auto"/>
        <w:rPr>
          <w:b/>
          <w:bCs/>
          <w:u w:val="single"/>
        </w:rPr>
      </w:pPr>
    </w:p>
    <w:p w14:paraId="472E91B4" w14:textId="3262ECFA" w:rsidR="00B71751" w:rsidRPr="001B6B39" w:rsidRDefault="00251A5F" w:rsidP="0097679E">
      <w:pPr>
        <w:pStyle w:val="Heading2"/>
        <w:spacing w:line="276" w:lineRule="auto"/>
        <w:rPr>
          <w:b/>
          <w:bCs/>
          <w:u w:val="single"/>
          <w:lang w:val="en"/>
        </w:rPr>
      </w:pPr>
      <w:bookmarkStart w:id="98" w:name="_Toc146041786"/>
      <w:r w:rsidRPr="001B6B39">
        <w:rPr>
          <w:b/>
          <w:bCs/>
          <w:u w:val="single"/>
          <w:lang w:val="en"/>
        </w:rPr>
        <w:t xml:space="preserve">Vectors </w:t>
      </w:r>
      <w:r w:rsidR="00626D81" w:rsidRPr="001B6B39">
        <w:rPr>
          <w:b/>
          <w:bCs/>
          <w:u w:val="single"/>
          <w:lang w:val="en"/>
        </w:rPr>
        <w:t>&amp;</w:t>
      </w:r>
      <w:r w:rsidRPr="001B6B39">
        <w:rPr>
          <w:b/>
          <w:bCs/>
          <w:u w:val="single"/>
          <w:lang w:val="en"/>
        </w:rPr>
        <w:t xml:space="preserve"> Matrices</w:t>
      </w:r>
      <w:bookmarkEnd w:id="98"/>
      <w:r w:rsidR="00B71751" w:rsidRPr="001B6B39">
        <w:rPr>
          <w:b/>
          <w:bCs/>
          <w:u w:val="single"/>
          <w:lang w:val="en"/>
        </w:rPr>
        <w:t xml:space="preserve"> </w:t>
      </w:r>
    </w:p>
    <w:p w14:paraId="609884E0" w14:textId="01652B47" w:rsidR="00B71751" w:rsidRPr="001B6B39" w:rsidRDefault="00251A5F" w:rsidP="0097679E">
      <w:pPr>
        <w:pStyle w:val="Heading3"/>
        <w:spacing w:line="276" w:lineRule="auto"/>
        <w:rPr>
          <w:b/>
          <w:bCs/>
          <w:lang w:val="en"/>
        </w:rPr>
      </w:pPr>
      <w:bookmarkStart w:id="99" w:name="_Toc146041787"/>
      <w:r w:rsidRPr="001B6B39">
        <w:rPr>
          <w:b/>
          <w:bCs/>
          <w:lang w:val="en"/>
        </w:rPr>
        <w:t>Vector</w:t>
      </w:r>
      <w:r w:rsidR="0066154F">
        <w:rPr>
          <w:b/>
          <w:bCs/>
          <w:lang w:val="en"/>
        </w:rPr>
        <w:t xml:space="preserve"> Quantities</w:t>
      </w:r>
      <w:bookmarkEnd w:id="99"/>
    </w:p>
    <w:p w14:paraId="4C4F6F6B" w14:textId="3BAB3791" w:rsidR="00B71751" w:rsidRPr="00251A5F" w:rsidRDefault="00251A5F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  <w:r w:rsidRPr="00251A5F">
        <w:rPr>
          <w:bCs/>
          <w:sz w:val="20"/>
          <w:szCs w:val="20"/>
          <w:lang w:val="en"/>
        </w:rPr>
        <w:t>Students recognize, model, and write vector quantities.</w:t>
      </w:r>
    </w:p>
    <w:p w14:paraId="38C2DC70" w14:textId="77777777" w:rsidR="00251A5F" w:rsidRDefault="00251A5F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2040E4BF" w14:textId="37A45D56" w:rsidR="00B71751" w:rsidRPr="00251A5F" w:rsidRDefault="00251A5F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251A5F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PC.VM.1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tab/>
      </w:r>
      <w:r w:rsidRPr="00251A5F">
        <w:rPr>
          <w:sz w:val="20"/>
          <w:szCs w:val="20"/>
          <w:lang w:val="en"/>
        </w:rPr>
        <w:t>Recognize that vector quantities have both magnitude and direction and can be represented by directed line segments.</w:t>
      </w:r>
    </w:p>
    <w:p w14:paraId="6C6C6712" w14:textId="5A6E30B3" w:rsidR="00251A5F" w:rsidRDefault="00251A5F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251A5F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PC.VM.2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251A5F">
        <w:rPr>
          <w:sz w:val="20"/>
          <w:szCs w:val="20"/>
          <w:lang w:val="en"/>
        </w:rPr>
        <w:t>Write vector quantities using appropriate symbols indicating magnitude and direction.</w:t>
      </w:r>
    </w:p>
    <w:p w14:paraId="7BE0716D" w14:textId="77777777" w:rsidR="00251A5F" w:rsidRDefault="00251A5F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sz w:val="20"/>
          <w:szCs w:val="20"/>
        </w:rPr>
      </w:pPr>
    </w:p>
    <w:p w14:paraId="749433D2" w14:textId="00245213" w:rsidR="00B71751" w:rsidRPr="001B6B39" w:rsidRDefault="00251A5F" w:rsidP="0097679E">
      <w:pPr>
        <w:pStyle w:val="Heading3"/>
        <w:spacing w:line="276" w:lineRule="auto"/>
        <w:rPr>
          <w:b/>
          <w:bCs/>
        </w:rPr>
      </w:pPr>
      <w:bookmarkStart w:id="100" w:name="_Toc146041788"/>
      <w:r w:rsidRPr="001B6B39">
        <w:rPr>
          <w:b/>
          <w:bCs/>
          <w:lang w:val="en"/>
        </w:rPr>
        <w:t>Vector Operations</w:t>
      </w:r>
      <w:bookmarkEnd w:id="100"/>
    </w:p>
    <w:p w14:paraId="74950795" w14:textId="3DA1011B" w:rsidR="00B71751" w:rsidRPr="0031650D" w:rsidRDefault="00B71751" w:rsidP="0097679E">
      <w:pPr>
        <w:widowControl w:val="0"/>
        <w:spacing w:line="276" w:lineRule="auto"/>
        <w:contextualSpacing/>
        <w:rPr>
          <w:sz w:val="20"/>
          <w:szCs w:val="20"/>
        </w:rPr>
      </w:pPr>
      <w:r w:rsidRPr="0031650D">
        <w:rPr>
          <w:sz w:val="20"/>
          <w:szCs w:val="20"/>
          <w:lang w:val="en"/>
        </w:rPr>
        <w:t xml:space="preserve">Students </w:t>
      </w:r>
      <w:r w:rsidR="0031650D" w:rsidRPr="0031650D">
        <w:rPr>
          <w:sz w:val="20"/>
          <w:szCs w:val="20"/>
          <w:lang w:val="en"/>
        </w:rPr>
        <w:t>perform operations involving vectors</w:t>
      </w:r>
      <w:r w:rsidRPr="0031650D">
        <w:rPr>
          <w:sz w:val="20"/>
          <w:szCs w:val="20"/>
          <w:lang w:val="en"/>
        </w:rPr>
        <w:t>.</w:t>
      </w:r>
    </w:p>
    <w:p w14:paraId="1450C88E" w14:textId="77777777" w:rsidR="00B71751" w:rsidRPr="00166642" w:rsidRDefault="00B71751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7A2AB8F0" w14:textId="51006C7D" w:rsidR="00B71751" w:rsidRPr="00901EF9" w:rsidRDefault="0031650D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PC.VM.3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tab/>
      </w:r>
      <w:r w:rsidRPr="0031650D">
        <w:rPr>
          <w:sz w:val="20"/>
          <w:szCs w:val="20"/>
          <w:lang w:val="en"/>
        </w:rPr>
        <w:t>Find the components of a vector by subtracting the coordinates of an initial point from the coordinates of a terminal point.</w:t>
      </w:r>
    </w:p>
    <w:p w14:paraId="7CF22CA8" w14:textId="661DFB5F" w:rsidR="00B71751" w:rsidRDefault="0031650D" w:rsidP="0097679E">
      <w:pPr>
        <w:widowControl w:val="0"/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PC.VM.4</w:t>
      </w:r>
      <w:r w:rsidR="00B71751" w:rsidRPr="00424F44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tab/>
      </w:r>
      <w:r w:rsidRPr="0031650D">
        <w:rPr>
          <w:sz w:val="20"/>
          <w:szCs w:val="20"/>
          <w:lang w:val="en"/>
        </w:rPr>
        <w:t>Solve problems involving velocity and other quantities that can be represented by vectors.</w:t>
      </w:r>
    </w:p>
    <w:p w14:paraId="53B22F92" w14:textId="2D28794A" w:rsidR="0031650D" w:rsidRPr="00901EF9" w:rsidRDefault="0031650D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PC.VM.5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31650D">
        <w:rPr>
          <w:sz w:val="20"/>
          <w:szCs w:val="20"/>
          <w:lang w:val="en"/>
        </w:rPr>
        <w:t>Add and subtract vectors graphically and algebraically.</w:t>
      </w:r>
    </w:p>
    <w:p w14:paraId="0E77472D" w14:textId="13021EB2" w:rsidR="0031650D" w:rsidRPr="00424F44" w:rsidRDefault="0031650D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PC.VM.6</w:t>
      </w: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31650D">
        <w:rPr>
          <w:sz w:val="20"/>
          <w:szCs w:val="20"/>
          <w:lang w:val="en"/>
        </w:rPr>
        <w:t>Multiply a vector by a scalar graphically and analytically; reverse their direction when possible.</w:t>
      </w:r>
    </w:p>
    <w:p w14:paraId="71A825DC" w14:textId="77777777" w:rsidR="00B71751" w:rsidRDefault="00B71751" w:rsidP="0097679E">
      <w:pPr>
        <w:widowControl w:val="0"/>
        <w:spacing w:line="276" w:lineRule="auto"/>
        <w:contextualSpacing/>
        <w:rPr>
          <w:rFonts w:eastAsiaTheme="minorEastAsia"/>
          <w:sz w:val="20"/>
          <w:szCs w:val="20"/>
        </w:rPr>
      </w:pPr>
    </w:p>
    <w:p w14:paraId="3C366F69" w14:textId="7BA8DDDD" w:rsidR="00251A5F" w:rsidRPr="001B6B39" w:rsidRDefault="00251A5F" w:rsidP="0097679E">
      <w:pPr>
        <w:pStyle w:val="Heading3"/>
        <w:spacing w:line="276" w:lineRule="auto"/>
        <w:rPr>
          <w:b/>
          <w:bCs/>
        </w:rPr>
      </w:pPr>
      <w:bookmarkStart w:id="101" w:name="_Toc146041789"/>
      <w:r w:rsidRPr="001B6B39">
        <w:rPr>
          <w:b/>
          <w:bCs/>
          <w:lang w:val="en"/>
        </w:rPr>
        <w:t>Matrix Operations</w:t>
      </w:r>
      <w:bookmarkEnd w:id="101"/>
    </w:p>
    <w:p w14:paraId="0F5CE8D6" w14:textId="509EBE2F" w:rsidR="00251A5F" w:rsidRPr="0031650D" w:rsidRDefault="00251A5F" w:rsidP="0097679E">
      <w:pPr>
        <w:widowControl w:val="0"/>
        <w:spacing w:line="276" w:lineRule="auto"/>
        <w:contextualSpacing/>
        <w:rPr>
          <w:sz w:val="20"/>
          <w:szCs w:val="20"/>
        </w:rPr>
      </w:pPr>
      <w:r w:rsidRPr="0031650D">
        <w:rPr>
          <w:sz w:val="20"/>
          <w:szCs w:val="20"/>
          <w:lang w:val="en"/>
        </w:rPr>
        <w:t xml:space="preserve">Students </w:t>
      </w:r>
      <w:r w:rsidR="0031650D" w:rsidRPr="0031650D">
        <w:rPr>
          <w:sz w:val="20"/>
          <w:szCs w:val="20"/>
          <w:lang w:val="en"/>
        </w:rPr>
        <w:t>represent and perform operations with matrices</w:t>
      </w:r>
      <w:r w:rsidRPr="0031650D">
        <w:rPr>
          <w:sz w:val="20"/>
          <w:szCs w:val="20"/>
          <w:lang w:val="en"/>
        </w:rPr>
        <w:t>.</w:t>
      </w:r>
    </w:p>
    <w:p w14:paraId="7A5D1D79" w14:textId="77777777" w:rsidR="00251A5F" w:rsidRPr="00166642" w:rsidRDefault="00251A5F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</w:p>
    <w:p w14:paraId="6140B2F3" w14:textId="66744369" w:rsidR="00251A5F" w:rsidRPr="00901EF9" w:rsidRDefault="0031650D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PC.VM.7</w:t>
      </w:r>
      <w:r w:rsidR="00251A5F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251A5F" w:rsidRPr="00166642">
        <w:tab/>
      </w:r>
      <w:r w:rsidRPr="0031650D">
        <w:rPr>
          <w:sz w:val="20"/>
          <w:szCs w:val="20"/>
          <w:lang w:val="en"/>
        </w:rPr>
        <w:t>Use matrices to list, describe, and manipulate data with and without technology.</w:t>
      </w:r>
    </w:p>
    <w:p w14:paraId="4DADBC5F" w14:textId="4DE573CD" w:rsidR="00251A5F" w:rsidRPr="0031650D" w:rsidRDefault="0031650D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PC.VM.8</w:t>
      </w:r>
      <w:r w:rsidR="00251A5F" w:rsidRPr="00424F44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251A5F" w:rsidRPr="00166642">
        <w:tab/>
      </w:r>
      <w:r w:rsidRPr="0031650D">
        <w:rPr>
          <w:sz w:val="20"/>
          <w:szCs w:val="20"/>
          <w:lang w:val="en"/>
        </w:rPr>
        <w:t>Multiply matrices, understanding that matrix multiplication for square matrices is not commutative.</w:t>
      </w:r>
    </w:p>
    <w:p w14:paraId="557E7956" w14:textId="173B34FC" w:rsidR="0031650D" w:rsidRPr="0031650D" w:rsidRDefault="0031650D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PC.VM.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9</w:t>
      </w: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31650D">
        <w:rPr>
          <w:sz w:val="20"/>
          <w:szCs w:val="20"/>
          <w:lang w:val="en"/>
        </w:rPr>
        <w:t xml:space="preserve">Understand that the zero and identity matrices play a role in </w:t>
      </w:r>
      <w:r w:rsidRPr="008A546F">
        <w:rPr>
          <w:iCs/>
          <w:sz w:val="20"/>
          <w:szCs w:val="20"/>
          <w:lang w:val="en"/>
        </w:rPr>
        <w:t>matrix</w:t>
      </w:r>
      <w:r w:rsidRPr="0031650D">
        <w:rPr>
          <w:sz w:val="20"/>
          <w:szCs w:val="20"/>
          <w:lang w:val="en"/>
        </w:rPr>
        <w:t xml:space="preserve"> addition and multiplication similar to the role of 0 and 1 in the real numbers. The </w:t>
      </w:r>
      <w:r w:rsidRPr="0031650D">
        <w:rPr>
          <w:iCs/>
          <w:sz w:val="20"/>
          <w:szCs w:val="20"/>
          <w:lang w:val="en"/>
        </w:rPr>
        <w:t>determinant</w:t>
      </w:r>
      <w:r w:rsidRPr="0031650D">
        <w:rPr>
          <w:sz w:val="20"/>
          <w:szCs w:val="20"/>
          <w:lang w:val="en"/>
        </w:rPr>
        <w:t xml:space="preserve"> of a square </w:t>
      </w:r>
      <w:r w:rsidRPr="0031650D">
        <w:rPr>
          <w:iCs/>
          <w:sz w:val="20"/>
          <w:szCs w:val="20"/>
          <w:lang w:val="en"/>
        </w:rPr>
        <w:t>matrix</w:t>
      </w:r>
      <w:r w:rsidRPr="0031650D">
        <w:rPr>
          <w:sz w:val="20"/>
          <w:szCs w:val="20"/>
          <w:lang w:val="en"/>
        </w:rPr>
        <w:t xml:space="preserve"> is nonzero if and only if the </w:t>
      </w:r>
      <w:r w:rsidRPr="008A546F">
        <w:rPr>
          <w:iCs/>
          <w:sz w:val="20"/>
          <w:szCs w:val="20"/>
          <w:lang w:val="en"/>
        </w:rPr>
        <w:t>matrix</w:t>
      </w:r>
      <w:r w:rsidRPr="0031650D">
        <w:rPr>
          <w:sz w:val="20"/>
          <w:szCs w:val="20"/>
          <w:lang w:val="en"/>
        </w:rPr>
        <w:t xml:space="preserve"> has a multiplicative inverse.</w:t>
      </w:r>
    </w:p>
    <w:p w14:paraId="7784BD81" w14:textId="5CD54025" w:rsidR="0031650D" w:rsidRPr="00424F44" w:rsidRDefault="0031650D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PC.VM.10</w:t>
      </w:r>
      <w:r w:rsidRPr="00424F44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31650D">
        <w:rPr>
          <w:sz w:val="20"/>
          <w:szCs w:val="20"/>
          <w:lang w:val="en"/>
        </w:rPr>
        <w:t>Work with 2 × 2 matrices as transformations of the plane</w:t>
      </w:r>
      <w:r w:rsidR="00701ECF">
        <w:rPr>
          <w:sz w:val="20"/>
          <w:szCs w:val="20"/>
          <w:lang w:val="en"/>
        </w:rPr>
        <w:t>;</w:t>
      </w:r>
      <w:r w:rsidR="00701ECF" w:rsidRPr="0031650D">
        <w:rPr>
          <w:sz w:val="20"/>
          <w:szCs w:val="20"/>
          <w:lang w:val="en"/>
        </w:rPr>
        <w:t xml:space="preserve"> </w:t>
      </w:r>
      <w:r w:rsidRPr="0031650D">
        <w:rPr>
          <w:sz w:val="20"/>
          <w:szCs w:val="20"/>
          <w:lang w:val="en"/>
        </w:rPr>
        <w:t xml:space="preserve">interpret the absolute value of the </w:t>
      </w:r>
      <w:r w:rsidRPr="0031650D">
        <w:rPr>
          <w:iCs/>
          <w:sz w:val="20"/>
          <w:szCs w:val="20"/>
          <w:lang w:val="en"/>
        </w:rPr>
        <w:t>determinant</w:t>
      </w:r>
      <w:r w:rsidRPr="0031650D">
        <w:rPr>
          <w:sz w:val="20"/>
          <w:szCs w:val="20"/>
          <w:lang w:val="en"/>
        </w:rPr>
        <w:t xml:space="preserve"> in terms of area</w:t>
      </w:r>
      <w:r w:rsidR="00700CB8">
        <w:rPr>
          <w:sz w:val="20"/>
          <w:szCs w:val="20"/>
          <w:lang w:val="en"/>
        </w:rPr>
        <w:t>.</w:t>
      </w:r>
    </w:p>
    <w:p w14:paraId="671D1795" w14:textId="77777777" w:rsidR="0031650D" w:rsidRPr="00166642" w:rsidRDefault="0031650D" w:rsidP="0097679E">
      <w:pPr>
        <w:widowControl w:val="0"/>
        <w:spacing w:line="276" w:lineRule="auto"/>
        <w:contextualSpacing/>
        <w:rPr>
          <w:rFonts w:eastAsiaTheme="minorEastAsia"/>
          <w:sz w:val="20"/>
          <w:szCs w:val="20"/>
        </w:rPr>
      </w:pPr>
    </w:p>
    <w:p w14:paraId="5AC15A70" w14:textId="77777777" w:rsidR="00B71751" w:rsidRPr="00166642" w:rsidRDefault="00B71751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68138379" wp14:editId="4FA7A3E1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734131998" name="Straight Connector 1734131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29F7F13C" id="Straight Connector 1734131998" o:spid="_x0000_s1026" style="position:absolute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6B75BB8" w14:textId="77777777" w:rsidR="00B71751" w:rsidRPr="00166642" w:rsidRDefault="00B71751" w:rsidP="0097679E">
      <w:pPr>
        <w:widowControl w:val="0"/>
        <w:tabs>
          <w:tab w:val="left" w:pos="6425"/>
        </w:tabs>
        <w:spacing w:line="276" w:lineRule="auto"/>
        <w:ind w:left="806" w:right="1440" w:hanging="806"/>
        <w:contextualSpacing/>
        <w:rPr>
          <w:color w:val="000000"/>
          <w:sz w:val="22"/>
          <w:szCs w:val="22"/>
          <w:shd w:val="clear" w:color="auto" w:fill="FFFFFF"/>
        </w:rPr>
      </w:pPr>
    </w:p>
    <w:p w14:paraId="0346844E" w14:textId="533BF543" w:rsidR="00B71751" w:rsidRPr="001B6B39" w:rsidRDefault="00251A5F" w:rsidP="0097679E">
      <w:pPr>
        <w:pStyle w:val="Heading2"/>
        <w:spacing w:line="276" w:lineRule="auto"/>
        <w:rPr>
          <w:b/>
          <w:bCs/>
          <w:u w:val="single"/>
          <w:lang w:val="en"/>
        </w:rPr>
      </w:pPr>
      <w:bookmarkStart w:id="102" w:name="_Toc146041790"/>
      <w:r w:rsidRPr="001B6B39">
        <w:rPr>
          <w:b/>
          <w:bCs/>
          <w:u w:val="single"/>
          <w:lang w:val="en"/>
        </w:rPr>
        <w:t>Trigonometry</w:t>
      </w:r>
      <w:bookmarkEnd w:id="102"/>
    </w:p>
    <w:p w14:paraId="434E4B60" w14:textId="24770ED1" w:rsidR="00B71751" w:rsidRPr="001B6B39" w:rsidRDefault="00251A5F" w:rsidP="0097679E">
      <w:pPr>
        <w:pStyle w:val="Heading3"/>
        <w:spacing w:line="276" w:lineRule="auto"/>
        <w:rPr>
          <w:b/>
          <w:bCs/>
          <w:lang w:val="en"/>
        </w:rPr>
      </w:pPr>
      <w:bookmarkStart w:id="103" w:name="_Toc146041791"/>
      <w:r w:rsidRPr="001B6B39">
        <w:rPr>
          <w:b/>
          <w:bCs/>
          <w:lang w:val="en"/>
        </w:rPr>
        <w:t>Radians</w:t>
      </w:r>
      <w:bookmarkEnd w:id="103"/>
    </w:p>
    <w:p w14:paraId="2DAE6DB5" w14:textId="585B1410" w:rsidR="00B71751" w:rsidRPr="00424F44" w:rsidRDefault="00B71751" w:rsidP="0097679E">
      <w:pPr>
        <w:spacing w:line="276" w:lineRule="auto"/>
        <w:rPr>
          <w:rFonts w:eastAsia="Calibri" w:cstheme="minorHAnsi"/>
          <w:color w:val="000000" w:themeColor="text1"/>
          <w:sz w:val="20"/>
          <w:szCs w:val="20"/>
          <w:lang w:val="en"/>
        </w:rPr>
      </w:pPr>
      <w:r w:rsidRPr="00424F44">
        <w:rPr>
          <w:rFonts w:eastAsia="Calibri" w:cstheme="minorHAnsi"/>
          <w:color w:val="000000" w:themeColor="text1"/>
          <w:sz w:val="20"/>
          <w:szCs w:val="20"/>
          <w:lang w:val="en"/>
        </w:rPr>
        <w:t xml:space="preserve">Students </w:t>
      </w:r>
      <w:r w:rsidR="0031650D" w:rsidRPr="0031650D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>understand, explain, and describe radian measure</w:t>
      </w:r>
      <w:r w:rsidRPr="0031650D">
        <w:rPr>
          <w:rFonts w:eastAsia="Calibri" w:cstheme="minorHAnsi"/>
          <w:bCs/>
          <w:color w:val="000000" w:themeColor="text1"/>
          <w:sz w:val="20"/>
          <w:szCs w:val="20"/>
          <w:lang w:val="en"/>
        </w:rPr>
        <w:t>.</w:t>
      </w:r>
    </w:p>
    <w:p w14:paraId="17B37C58" w14:textId="77777777" w:rsidR="00B71751" w:rsidRPr="00166642" w:rsidRDefault="00B71751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5BB5E94D" w14:textId="55518543" w:rsidR="00B71751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PC.TR.1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B71751" w:rsidRPr="00166642">
        <w:tab/>
      </w:r>
      <w:r w:rsidRPr="0031650D">
        <w:rPr>
          <w:sz w:val="20"/>
          <w:szCs w:val="20"/>
          <w:lang w:val="en"/>
        </w:rPr>
        <w:t>Understand radian measure of an angle as the length of the arc on the unit circle subtended by the angle.</w:t>
      </w:r>
    </w:p>
    <w:p w14:paraId="2E7AC529" w14:textId="77777777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31650D">
        <w:rPr>
          <w:sz w:val="20"/>
          <w:szCs w:val="20"/>
          <w:lang w:val="en"/>
        </w:rPr>
        <w:t>Convert between radian and degree measure.</w:t>
      </w:r>
    </w:p>
    <w:p w14:paraId="04E0F640" w14:textId="7D8D3D6F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.3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31650D">
        <w:rPr>
          <w:sz w:val="20"/>
          <w:szCs w:val="20"/>
          <w:lang w:val="en"/>
        </w:rPr>
        <w:t>Explain how the unit circle can be used to model sine, cosine, tangent, secant, cosecant, and cotangent for all real numbers.</w:t>
      </w:r>
    </w:p>
    <w:p w14:paraId="1E36D1E4" w14:textId="77777777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36F4CC59" w14:textId="115A3581" w:rsidR="00B71751" w:rsidRPr="001B6B39" w:rsidRDefault="00251A5F" w:rsidP="0097679E">
      <w:pPr>
        <w:pStyle w:val="Heading3"/>
        <w:spacing w:line="276" w:lineRule="auto"/>
        <w:rPr>
          <w:b/>
          <w:bCs/>
          <w:lang w:val="en"/>
        </w:rPr>
      </w:pPr>
      <w:bookmarkStart w:id="104" w:name="_Toc146041792"/>
      <w:r w:rsidRPr="001B6B39">
        <w:rPr>
          <w:b/>
          <w:bCs/>
          <w:lang w:val="en"/>
        </w:rPr>
        <w:lastRenderedPageBreak/>
        <w:t>Unit Circle</w:t>
      </w:r>
      <w:bookmarkEnd w:id="104"/>
    </w:p>
    <w:p w14:paraId="68504846" w14:textId="66862511" w:rsidR="00B71751" w:rsidRPr="0031650D" w:rsidRDefault="00B71751" w:rsidP="0097679E">
      <w:pPr>
        <w:spacing w:line="276" w:lineRule="auto"/>
        <w:rPr>
          <w:rFonts w:eastAsia="Calibri" w:cstheme="minorHAnsi"/>
          <w:color w:val="000000" w:themeColor="text1"/>
          <w:sz w:val="20"/>
          <w:szCs w:val="20"/>
          <w:lang w:val="en"/>
        </w:rPr>
      </w:pPr>
      <w:r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 xml:space="preserve">Students </w:t>
      </w:r>
      <w:r w:rsidR="0031650D"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>use the unit circle to express and find exact values for trigonometric functions</w:t>
      </w:r>
      <w:r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>.</w:t>
      </w:r>
    </w:p>
    <w:p w14:paraId="6AF18C61" w14:textId="77777777" w:rsidR="00B71751" w:rsidRPr="00166642" w:rsidRDefault="00B71751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4FA3551B" w14:textId="0FAD8ECE" w:rsidR="00B71751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PC.TR.4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B71751" w:rsidRPr="00166642">
        <w:tab/>
      </w:r>
      <w:r w:rsidRPr="0031650D">
        <w:rPr>
          <w:sz w:val="20"/>
          <w:szCs w:val="20"/>
          <w:lang w:val="en"/>
        </w:rPr>
        <w:t xml:space="preserve">Construct special right triangles on the unit circle to find the exact values of sine, cosine, tangent for </w:t>
      </w:r>
      <m:oMath>
        <m:f>
          <m:fPr>
            <m:ctrlPr>
              <w:rPr>
                <w:rFonts w:ascii="Cambria Math" w:hAnsi="Cambria Math" w:cs="Calibri"/>
                <w:sz w:val="20"/>
                <w:szCs w:val="20"/>
                <w:lang w:val="en"/>
              </w:rPr>
            </m:ctrlPr>
          </m:fPr>
          <m:num>
            <m:r>
              <w:rPr>
                <w:rFonts w:ascii="Cambria Math" w:hAnsi="Cambria Math" w:cs="Calibri"/>
                <w:sz w:val="20"/>
                <w:szCs w:val="20"/>
                <w:lang w:val="en"/>
              </w:rPr>
              <m:t>π</m:t>
            </m:r>
          </m:num>
          <m:den>
            <m:r>
              <w:rPr>
                <w:rFonts w:ascii="Cambria Math" w:hAnsi="Cambria Math" w:cs="Calibri"/>
                <w:sz w:val="20"/>
                <w:szCs w:val="20"/>
                <w:lang w:val="en"/>
              </w:rPr>
              <m:t>3</m:t>
            </m:r>
          </m:den>
        </m:f>
        <m:r>
          <w:rPr>
            <w:rFonts w:ascii="Cambria Math" w:hAnsi="Cambria Math" w:cs="Calibri"/>
            <w:sz w:val="20"/>
            <w:szCs w:val="20"/>
            <w:lang w:val="en"/>
          </w:rPr>
          <m:t xml:space="preserve">, </m:t>
        </m:r>
        <m:f>
          <m:fPr>
            <m:ctrlPr>
              <w:rPr>
                <w:rFonts w:ascii="Cambria Math" w:hAnsi="Cambria Math" w:cs="Calibri"/>
                <w:sz w:val="20"/>
                <w:szCs w:val="20"/>
                <w:lang w:val="en"/>
              </w:rPr>
            </m:ctrlPr>
          </m:fPr>
          <m:num>
            <m:r>
              <w:rPr>
                <w:rFonts w:ascii="Cambria Math" w:hAnsi="Cambria Math" w:cs="Calibri"/>
                <w:sz w:val="20"/>
                <w:szCs w:val="20"/>
                <w:lang w:val="en"/>
              </w:rPr>
              <m:t>π</m:t>
            </m:r>
          </m:num>
          <m:den>
            <m:r>
              <w:rPr>
                <w:rFonts w:ascii="Cambria Math" w:hAnsi="Cambria Math" w:cs="Calibri"/>
                <w:sz w:val="20"/>
                <w:szCs w:val="20"/>
                <w:lang w:val="en"/>
              </w:rPr>
              <m:t>4</m:t>
            </m:r>
          </m:den>
        </m:f>
        <m:r>
          <w:rPr>
            <w:rFonts w:ascii="Cambria Math" w:hAnsi="Cambria Math" w:cs="Calibri"/>
            <w:sz w:val="20"/>
            <w:szCs w:val="20"/>
            <w:lang w:val="en"/>
          </w:rPr>
          <m:t xml:space="preserve">, </m:t>
        </m:r>
        <m:f>
          <m:fPr>
            <m:ctrlPr>
              <w:rPr>
                <w:rFonts w:ascii="Cambria Math" w:hAnsi="Cambria Math" w:cs="Calibri"/>
                <w:sz w:val="20"/>
                <w:szCs w:val="20"/>
                <w:lang w:val="en"/>
              </w:rPr>
            </m:ctrlPr>
          </m:fPr>
          <m:num>
            <m:r>
              <w:rPr>
                <w:rFonts w:ascii="Cambria Math" w:hAnsi="Cambria Math" w:cs="Calibri"/>
                <w:sz w:val="20"/>
                <w:szCs w:val="20"/>
                <w:lang w:val="en"/>
              </w:rPr>
              <m:t>π</m:t>
            </m:r>
          </m:num>
          <m:den>
            <m:r>
              <w:rPr>
                <w:rFonts w:ascii="Cambria Math" w:hAnsi="Cambria Math" w:cs="Calibri"/>
                <w:sz w:val="20"/>
                <w:szCs w:val="20"/>
                <w:lang w:val="en"/>
              </w:rPr>
              <m:t>6</m:t>
            </m:r>
          </m:den>
        </m:f>
        <m:r>
          <w:rPr>
            <w:rFonts w:ascii="Cambria Math" w:hAnsi="Cambria Math" w:cs="Calibri"/>
            <w:sz w:val="20"/>
            <w:szCs w:val="20"/>
            <w:lang w:val="en"/>
          </w:rPr>
          <m:t>,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  <w:lang w:val="en"/>
          </w:rPr>
          <m:t xml:space="preserve"> and</m:t>
        </m:r>
        <m:r>
          <w:rPr>
            <w:rFonts w:ascii="Cambria Math" w:hAnsi="Cambria Math" w:cs="Calibri"/>
            <w:sz w:val="20"/>
            <w:szCs w:val="20"/>
            <w:lang w:val="en"/>
          </w:rPr>
          <m:t xml:space="preserve"> </m:t>
        </m:r>
        <m:f>
          <m:fPr>
            <m:ctrlPr>
              <w:rPr>
                <w:rFonts w:ascii="Cambria Math" w:hAnsi="Cambria Math" w:cs="Calibri"/>
                <w:sz w:val="20"/>
                <w:szCs w:val="20"/>
                <w:lang w:val="en"/>
              </w:rPr>
            </m:ctrlPr>
          </m:fPr>
          <m:num>
            <m:r>
              <w:rPr>
                <w:rFonts w:ascii="Cambria Math" w:hAnsi="Cambria Math" w:cs="Calibri"/>
                <w:sz w:val="20"/>
                <w:szCs w:val="20"/>
                <w:lang w:val="en"/>
              </w:rPr>
              <m:t>π</m:t>
            </m:r>
          </m:num>
          <m:den>
            <m:r>
              <w:rPr>
                <w:rFonts w:ascii="Cambria Math" w:hAnsi="Cambria Math" w:cs="Calibri"/>
                <w:sz w:val="20"/>
                <w:szCs w:val="20"/>
                <w:lang w:val="en"/>
              </w:rPr>
              <m:t>2</m:t>
            </m:r>
          </m:den>
        </m:f>
      </m:oMath>
      <w:r w:rsidRPr="0031650D">
        <w:rPr>
          <w:sz w:val="20"/>
          <w:szCs w:val="20"/>
          <w:lang w:val="en"/>
        </w:rPr>
        <w:t>.</w:t>
      </w:r>
    </w:p>
    <w:p w14:paraId="6295683C" w14:textId="3EA53E59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PC.TR.5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B71751" w:rsidRPr="00166642">
        <w:tab/>
      </w:r>
      <w:r w:rsidRPr="0031650D">
        <w:rPr>
          <w:sz w:val="20"/>
          <w:szCs w:val="20"/>
          <w:lang w:val="en"/>
        </w:rPr>
        <w:t xml:space="preserve">Use the unit circle to express the values of sine, cosine, and tangent for </w:t>
      </w:r>
      <m:oMath>
        <m:r>
          <w:rPr>
            <w:rFonts w:ascii="Cambria Math" w:hAnsi="Cambria Math"/>
            <w:sz w:val="20"/>
            <w:szCs w:val="20"/>
            <w:lang w:val="en"/>
          </w:rPr>
          <m:t>π–x, π+x</m:t>
        </m:r>
      </m:oMath>
      <w:r w:rsidRPr="0031650D">
        <w:rPr>
          <w:sz w:val="20"/>
          <w:szCs w:val="20"/>
          <w:lang w:val="en"/>
        </w:rPr>
        <w:t xml:space="preserve">, and </w:t>
      </w:r>
      <m:oMath>
        <m:r>
          <w:rPr>
            <w:rFonts w:ascii="Cambria Math" w:hAnsi="Cambria Math"/>
            <w:sz w:val="20"/>
            <w:szCs w:val="20"/>
            <w:lang w:val="en"/>
          </w:rPr>
          <m:t xml:space="preserve">2π–x </m:t>
        </m:r>
      </m:oMath>
      <w:r w:rsidRPr="0031650D">
        <w:rPr>
          <w:sz w:val="20"/>
          <w:szCs w:val="20"/>
          <w:lang w:val="en"/>
        </w:rPr>
        <w:t xml:space="preserve">in terms of their exact values for </w:t>
      </w:r>
      <m:oMath>
        <m:r>
          <w:rPr>
            <w:rFonts w:ascii="Cambria Math" w:hAnsi="Cambria Math"/>
            <w:sz w:val="20"/>
            <w:szCs w:val="20"/>
            <w:lang w:val="en"/>
          </w:rPr>
          <m:t>x</m:t>
        </m:r>
      </m:oMath>
      <w:r w:rsidRPr="0031650D">
        <w:rPr>
          <w:sz w:val="20"/>
          <w:szCs w:val="20"/>
          <w:lang w:val="en"/>
        </w:rPr>
        <w:t xml:space="preserve">, where </w:t>
      </w:r>
      <m:oMath>
        <m:r>
          <w:rPr>
            <w:rFonts w:ascii="Cambria Math" w:hAnsi="Cambria Math"/>
            <w:sz w:val="20"/>
            <w:szCs w:val="20"/>
            <w:lang w:val="en"/>
          </w:rPr>
          <m:t>x</m:t>
        </m:r>
      </m:oMath>
      <w:r w:rsidRPr="0031650D">
        <w:rPr>
          <w:sz w:val="20"/>
          <w:szCs w:val="20"/>
          <w:lang w:val="en"/>
        </w:rPr>
        <w:t xml:space="preserve"> is one of these values: </w:t>
      </w:r>
      <m:oMath>
        <m:f>
          <m:fPr>
            <m:ctrlPr>
              <w:rPr>
                <w:rFonts w:ascii="Cambria Math" w:hAnsi="Cambria Math"/>
                <w:sz w:val="20"/>
                <w:szCs w:val="20"/>
                <w:lang w:val="en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"/>
              </w:rPr>
              <m:t>3</m:t>
            </m:r>
          </m:den>
        </m:f>
        <m:r>
          <w:rPr>
            <w:rFonts w:ascii="Cambria Math" w:hAnsi="Cambria Math"/>
            <w:sz w:val="20"/>
            <w:szCs w:val="20"/>
            <w:lang w:val="en"/>
          </w:rPr>
          <m:t xml:space="preserve">, </m:t>
        </m:r>
        <m:f>
          <m:fPr>
            <m:ctrlPr>
              <w:rPr>
                <w:rFonts w:ascii="Cambria Math" w:hAnsi="Cambria Math"/>
                <w:sz w:val="20"/>
                <w:szCs w:val="20"/>
                <w:lang w:val="en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"/>
              </w:rPr>
              <m:t>4</m:t>
            </m:r>
          </m:den>
        </m:f>
        <m:r>
          <w:rPr>
            <w:rFonts w:ascii="Cambria Math" w:hAnsi="Cambria Math"/>
            <w:sz w:val="20"/>
            <w:szCs w:val="20"/>
            <w:lang w:val="en"/>
          </w:rPr>
          <m:t xml:space="preserve">, </m:t>
        </m:r>
        <m:f>
          <m:fPr>
            <m:ctrlPr>
              <w:rPr>
                <w:rFonts w:ascii="Cambria Math" w:hAnsi="Cambria Math"/>
                <w:sz w:val="20"/>
                <w:szCs w:val="20"/>
                <w:lang w:val="en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"/>
              </w:rPr>
              <m:t>6</m:t>
            </m:r>
          </m:den>
        </m:f>
        <m:r>
          <w:rPr>
            <w:rFonts w:ascii="Cambria Math" w:hAnsi="Cambria Math"/>
            <w:sz w:val="20"/>
            <w:szCs w:val="20"/>
            <w:lang w:val="en"/>
          </w:rPr>
          <m:t xml:space="preserve">, 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  <w:lang w:val="en"/>
          </w:rPr>
          <m:t>and</m:t>
        </m:r>
        <m:r>
          <w:rPr>
            <w:rFonts w:ascii="Cambria Math" w:hAnsi="Cambria Math"/>
            <w:sz w:val="20"/>
            <w:szCs w:val="20"/>
            <w:lang w:val="en"/>
          </w:rPr>
          <m:t xml:space="preserve"> </m:t>
        </m:r>
        <m:f>
          <m:fPr>
            <m:ctrlPr>
              <w:rPr>
                <w:rFonts w:ascii="Cambria Math" w:hAnsi="Cambria Math"/>
                <w:sz w:val="20"/>
                <w:szCs w:val="20"/>
                <w:lang w:val="en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"/>
              </w:rPr>
              <m:t>2</m:t>
            </m:r>
          </m:den>
        </m:f>
      </m:oMath>
      <w:r w:rsidRPr="0031650D">
        <w:rPr>
          <w:sz w:val="20"/>
          <w:szCs w:val="20"/>
          <w:lang w:val="en"/>
        </w:rPr>
        <w:t>.</w:t>
      </w:r>
    </w:p>
    <w:p w14:paraId="130B9C7F" w14:textId="77777777" w:rsidR="00B71751" w:rsidRDefault="00B71751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3F7F80CA" w14:textId="60E4D6C3" w:rsidR="00B71751" w:rsidRPr="001B6B39" w:rsidRDefault="00251A5F" w:rsidP="0097679E">
      <w:pPr>
        <w:pStyle w:val="Heading3"/>
        <w:spacing w:line="276" w:lineRule="auto"/>
        <w:rPr>
          <w:b/>
          <w:bCs/>
          <w:lang w:val="en"/>
        </w:rPr>
      </w:pPr>
      <w:bookmarkStart w:id="105" w:name="_Toc146041793"/>
      <w:r w:rsidRPr="001B6B39">
        <w:rPr>
          <w:b/>
          <w:bCs/>
          <w:lang w:val="en"/>
        </w:rPr>
        <w:t>Identities, Formulas, &amp; Laws</w:t>
      </w:r>
      <w:bookmarkEnd w:id="105"/>
    </w:p>
    <w:p w14:paraId="197C9842" w14:textId="71540B3F" w:rsidR="00B71751" w:rsidRPr="0031650D" w:rsidRDefault="00B71751" w:rsidP="0097679E">
      <w:pPr>
        <w:spacing w:line="276" w:lineRule="auto"/>
        <w:rPr>
          <w:rFonts w:eastAsia="Calibri" w:cstheme="minorHAnsi"/>
          <w:color w:val="000000" w:themeColor="text1"/>
          <w:sz w:val="20"/>
          <w:szCs w:val="20"/>
          <w:lang w:val="en"/>
        </w:rPr>
      </w:pPr>
      <w:r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 xml:space="preserve">Students </w:t>
      </w:r>
      <w:r w:rsidR="0031650D"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>develop and apply identities, formulas, and laws using trigonometry</w:t>
      </w:r>
      <w:r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>.</w:t>
      </w:r>
    </w:p>
    <w:p w14:paraId="5BE9CB68" w14:textId="77777777" w:rsidR="00B71751" w:rsidRPr="00166642" w:rsidRDefault="00B71751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1C0FC10E" w14:textId="77777777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PC.TR.6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B71751" w:rsidRPr="00166642">
        <w:tab/>
      </w:r>
      <w:r w:rsidRPr="0031650D">
        <w:rPr>
          <w:sz w:val="20"/>
          <w:szCs w:val="20"/>
          <w:lang w:val="en"/>
        </w:rPr>
        <w:t xml:space="preserve">Develop the Pythagorean identity,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  <w:lang w:val="en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"/>
              </w:rPr>
              <m:t>sin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0"/>
                <w:szCs w:val="20"/>
                <w:lang w:val="en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"/>
              </w:rPr>
              <m:t>θ</m:t>
            </m:r>
          </m:e>
        </m:d>
        <m:r>
          <w:rPr>
            <w:rFonts w:ascii="Cambria Math" w:hAnsi="Cambria Math"/>
            <w:sz w:val="20"/>
            <w:szCs w:val="20"/>
            <w:lang w:val="en"/>
          </w:rPr>
          <m:t>+</m:t>
        </m:r>
        <m:sSup>
          <m:sSupPr>
            <m:ctrlPr>
              <w:rPr>
                <w:rFonts w:ascii="Cambria Math" w:hAnsi="Cambria Math"/>
                <w:sz w:val="20"/>
                <w:szCs w:val="20"/>
                <w:lang w:val="en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"/>
              </w:rPr>
              <m:t>cos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  <w:lang w:val="en"/>
          </w:rPr>
          <m:t>(θ)=1</m:t>
        </m:r>
      </m:oMath>
      <w:r w:rsidRPr="0031650D">
        <w:rPr>
          <w:sz w:val="20"/>
          <w:szCs w:val="20"/>
          <w:lang w:val="en"/>
        </w:rPr>
        <w:t>.</w:t>
      </w:r>
    </w:p>
    <w:p w14:paraId="0653FDEC" w14:textId="06E8851D" w:rsidR="00B71751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PC.TR.7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B71751" w:rsidRPr="00166642">
        <w:tab/>
      </w:r>
      <w:r w:rsidRPr="0031650D">
        <w:rPr>
          <w:sz w:val="20"/>
          <w:szCs w:val="20"/>
          <w:lang w:val="en"/>
        </w:rPr>
        <w:t xml:space="preserve">Apply the Pythagorean identity to find the remaining trigonometric functions when given </w:t>
      </w:r>
      <m:oMath>
        <m:r>
          <w:rPr>
            <w:rFonts w:ascii="Cambria Math" w:hAnsi="Cambria Math"/>
            <w:sz w:val="20"/>
            <w:szCs w:val="20"/>
            <w:lang w:val="en"/>
          </w:rPr>
          <m:t>sin(θ)</m:t>
        </m:r>
      </m:oMath>
      <w:r w:rsidRPr="0031650D">
        <w:rPr>
          <w:sz w:val="20"/>
          <w:szCs w:val="20"/>
          <w:lang w:val="en"/>
        </w:rPr>
        <w:t xml:space="preserve">, </w:t>
      </w:r>
      <m:oMath>
        <m:r>
          <w:rPr>
            <w:rFonts w:ascii="Cambria Math" w:hAnsi="Cambria Math"/>
            <w:sz w:val="20"/>
            <w:szCs w:val="20"/>
            <w:lang w:val="en"/>
          </w:rPr>
          <m:t>cos(θ)</m:t>
        </m:r>
      </m:oMath>
      <w:r w:rsidRPr="0031650D">
        <w:rPr>
          <w:sz w:val="20"/>
          <w:szCs w:val="20"/>
          <w:lang w:val="en"/>
        </w:rPr>
        <w:t xml:space="preserve">, or </w:t>
      </w:r>
      <m:oMath>
        <m:r>
          <w:rPr>
            <w:rFonts w:ascii="Cambria Math" w:hAnsi="Cambria Math"/>
            <w:sz w:val="20"/>
            <w:szCs w:val="20"/>
            <w:lang w:val="en"/>
          </w:rPr>
          <m:t>tan(θ)</m:t>
        </m:r>
      </m:oMath>
      <w:r w:rsidRPr="0031650D">
        <w:rPr>
          <w:sz w:val="20"/>
          <w:szCs w:val="20"/>
          <w:lang w:val="en"/>
        </w:rPr>
        <w:t xml:space="preserve"> and the quadrant of the angle.</w:t>
      </w:r>
    </w:p>
    <w:p w14:paraId="2E68D57E" w14:textId="0560E0E3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8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31650D">
        <w:rPr>
          <w:sz w:val="20"/>
          <w:szCs w:val="20"/>
          <w:lang w:val="en"/>
        </w:rPr>
        <w:t>Develop addition, subtraction, double, and half-angle formulas for sine, cosine, and tangent and use them to solve problems</w:t>
      </w:r>
      <w:r w:rsidR="000803BC">
        <w:rPr>
          <w:sz w:val="20"/>
          <w:szCs w:val="20"/>
          <w:lang w:val="en"/>
        </w:rPr>
        <w:t>,</w:t>
      </w:r>
      <w:r w:rsidRPr="0031650D">
        <w:rPr>
          <w:sz w:val="20"/>
          <w:szCs w:val="20"/>
          <w:lang w:val="en"/>
        </w:rPr>
        <w:t xml:space="preserve"> including verifying other identities.</w:t>
      </w:r>
    </w:p>
    <w:p w14:paraId="06D31B44" w14:textId="245145AC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9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31650D">
        <w:rPr>
          <w:sz w:val="20"/>
          <w:szCs w:val="20"/>
          <w:lang w:val="en"/>
        </w:rPr>
        <w:t xml:space="preserve">Develop the formula for the area of a triangle,  </w:t>
      </w:r>
      <m:oMath>
        <m:r>
          <w:rPr>
            <w:rFonts w:ascii="Cambria Math" w:hAnsi="Cambria Math"/>
            <w:sz w:val="20"/>
            <w:szCs w:val="20"/>
            <w:lang w:val="en"/>
          </w:rPr>
          <m:t xml:space="preserve">A= </m:t>
        </m:r>
        <m:d>
          <m:dPr>
            <m:ctrlPr>
              <w:rPr>
                <w:rFonts w:ascii="Cambria Math" w:hAnsi="Cambria Math"/>
                <w:sz w:val="20"/>
                <w:szCs w:val="20"/>
                <w:lang w:val="en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0"/>
                    <w:szCs w:val="20"/>
                    <w:lang w:val="en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  <w:lang w:val="e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  <w:lang w:val="en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0"/>
            <w:szCs w:val="20"/>
            <w:lang w:val="en"/>
          </w:rPr>
          <m:t xml:space="preserve">ab sin C </m:t>
        </m:r>
      </m:oMath>
      <w:r w:rsidRPr="0031650D">
        <w:rPr>
          <w:sz w:val="20"/>
          <w:szCs w:val="20"/>
          <w:lang w:val="en"/>
        </w:rPr>
        <w:t>, using trigonometry.</w:t>
      </w:r>
    </w:p>
    <w:p w14:paraId="4D35B2FE" w14:textId="69AAF4EB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10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31650D">
        <w:rPr>
          <w:sz w:val="20"/>
          <w:szCs w:val="20"/>
          <w:lang w:val="en"/>
        </w:rPr>
        <w:t>Develop and apply the Law of Sines and the Law of Cosines to solve real-world and mathematical problems including finding unknown measurements in right and non-right triangles.</w:t>
      </w:r>
    </w:p>
    <w:p w14:paraId="20208DE5" w14:textId="4DF59FBD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31650D">
        <w:rPr>
          <w:sz w:val="20"/>
          <w:szCs w:val="20"/>
          <w:lang w:val="en"/>
        </w:rPr>
        <w:t>Define and use reciprocal functions, cosecant, secant, and cotangent to solve problems.</w:t>
      </w:r>
    </w:p>
    <w:p w14:paraId="5F40EA79" w14:textId="77777777" w:rsidR="00B71751" w:rsidRDefault="00B71751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2334B7FB" w14:textId="77777777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58701672" w14:textId="55BEC37F" w:rsidR="00B71751" w:rsidRPr="001B6B39" w:rsidRDefault="00251A5F" w:rsidP="0097679E">
      <w:pPr>
        <w:pStyle w:val="Heading3"/>
        <w:spacing w:line="276" w:lineRule="auto"/>
        <w:rPr>
          <w:b/>
          <w:bCs/>
          <w:lang w:val="en"/>
        </w:rPr>
      </w:pPr>
      <w:bookmarkStart w:id="106" w:name="_Toc146041794"/>
      <w:r w:rsidRPr="001B6B39">
        <w:rPr>
          <w:b/>
          <w:bCs/>
          <w:lang w:val="en"/>
        </w:rPr>
        <w:t>Solve &amp; Graph</w:t>
      </w:r>
      <w:bookmarkEnd w:id="106"/>
    </w:p>
    <w:p w14:paraId="5F1A023B" w14:textId="4E59891C" w:rsidR="00B71751" w:rsidRPr="0031650D" w:rsidRDefault="00B71751" w:rsidP="0097679E">
      <w:pPr>
        <w:spacing w:line="276" w:lineRule="auto"/>
        <w:rPr>
          <w:rFonts w:eastAsia="Calibri" w:cstheme="minorHAnsi"/>
          <w:color w:val="000000" w:themeColor="text1"/>
          <w:sz w:val="20"/>
          <w:szCs w:val="20"/>
          <w:lang w:val="en"/>
        </w:rPr>
      </w:pPr>
      <w:r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 xml:space="preserve">Students </w:t>
      </w:r>
      <w:r w:rsidR="0031650D"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>explore, solve, and sketch the graphs of periodic trigonometric functions</w:t>
      </w:r>
      <w:r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 xml:space="preserve">. </w:t>
      </w:r>
    </w:p>
    <w:p w14:paraId="03D48414" w14:textId="77777777" w:rsidR="00B71751" w:rsidRPr="00166642" w:rsidRDefault="00B71751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659F83FB" w14:textId="79FBB804" w:rsidR="00B71751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PC.TR.12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>
        <w:rPr>
          <w:rFonts w:eastAsiaTheme="minorEastAsia"/>
          <w:color w:val="2F5496" w:themeColor="accent1" w:themeShade="BF"/>
          <w:sz w:val="20"/>
          <w:szCs w:val="20"/>
        </w:rPr>
        <w:tab/>
      </w:r>
      <w:r w:rsidRPr="0031650D">
        <w:rPr>
          <w:sz w:val="20"/>
          <w:szCs w:val="20"/>
          <w:lang w:val="en"/>
        </w:rPr>
        <w:t>Explain</w:t>
      </w:r>
      <w:r w:rsidR="00F01E19">
        <w:rPr>
          <w:sz w:val="20"/>
          <w:szCs w:val="20"/>
          <w:lang w:val="en"/>
        </w:rPr>
        <w:t xml:space="preserve"> whether a trigonometric function is even or odd and recognize the periodicity of the graph using the unit circle. </w:t>
      </w:r>
    </w:p>
    <w:p w14:paraId="66025429" w14:textId="67590D15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PC.TR.1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>
        <w:rPr>
          <w:rFonts w:eastAsiaTheme="minorEastAsia"/>
          <w:color w:val="2F5496" w:themeColor="accent1" w:themeShade="BF"/>
          <w:sz w:val="20"/>
          <w:szCs w:val="20"/>
        </w:rPr>
        <w:tab/>
      </w:r>
      <w:r w:rsidR="00966B30" w:rsidRPr="00966B30">
        <w:rPr>
          <w:sz w:val="20"/>
          <w:szCs w:val="20"/>
          <w:lang w:val="en"/>
        </w:rPr>
        <w:t>Graph trigonometric and inverse trigonometric functions</w:t>
      </w:r>
      <w:r w:rsidR="00462093">
        <w:rPr>
          <w:sz w:val="20"/>
          <w:szCs w:val="20"/>
          <w:lang w:val="en"/>
        </w:rPr>
        <w:t xml:space="preserve"> and </w:t>
      </w:r>
      <w:r w:rsidR="00966B30" w:rsidRPr="00966B30">
        <w:rPr>
          <w:sz w:val="20"/>
          <w:szCs w:val="20"/>
          <w:lang w:val="en"/>
        </w:rPr>
        <w:t>show period, midline, and amplitude.</w:t>
      </w:r>
    </w:p>
    <w:p w14:paraId="0459C4C1" w14:textId="089EBA15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PC.TR.1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>
        <w:rPr>
          <w:rFonts w:eastAsiaTheme="minorEastAsia"/>
          <w:color w:val="2F5496" w:themeColor="accent1" w:themeShade="BF"/>
          <w:sz w:val="20"/>
          <w:szCs w:val="20"/>
        </w:rPr>
        <w:tab/>
      </w:r>
      <w:r w:rsidR="00966B30" w:rsidRPr="00966B30">
        <w:rPr>
          <w:sz w:val="20"/>
          <w:szCs w:val="20"/>
          <w:lang w:val="en"/>
        </w:rPr>
        <w:t xml:space="preserve">Select a trigonometric function that models real-world </w:t>
      </w:r>
      <w:r w:rsidR="00462093">
        <w:rPr>
          <w:sz w:val="20"/>
          <w:szCs w:val="20"/>
          <w:lang w:val="en"/>
        </w:rPr>
        <w:t>contexts</w:t>
      </w:r>
      <w:r w:rsidR="00966B30" w:rsidRPr="00966B30">
        <w:rPr>
          <w:sz w:val="20"/>
          <w:szCs w:val="20"/>
          <w:lang w:val="en"/>
        </w:rPr>
        <w:t>.</w:t>
      </w:r>
    </w:p>
    <w:p w14:paraId="02DDE593" w14:textId="28E8B8FE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PC.TR.1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>
        <w:rPr>
          <w:rFonts w:eastAsiaTheme="minorEastAsia"/>
          <w:color w:val="2F5496" w:themeColor="accent1" w:themeShade="BF"/>
          <w:sz w:val="20"/>
          <w:szCs w:val="20"/>
        </w:rPr>
        <w:tab/>
      </w:r>
      <w:r w:rsidRPr="0031650D">
        <w:rPr>
          <w:sz w:val="20"/>
          <w:szCs w:val="20"/>
          <w:lang w:val="en"/>
        </w:rPr>
        <w:t>Explain how restricting the domain of a trigonometric function allows the creation of its inverse.</w:t>
      </w:r>
    </w:p>
    <w:p w14:paraId="700F39A2" w14:textId="21F48271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PC.TR.1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>
        <w:rPr>
          <w:rFonts w:eastAsiaTheme="minorEastAsia"/>
          <w:color w:val="2F5496" w:themeColor="accent1" w:themeShade="BF"/>
          <w:sz w:val="20"/>
          <w:szCs w:val="20"/>
        </w:rPr>
        <w:tab/>
      </w:r>
      <w:r w:rsidRPr="0031650D">
        <w:rPr>
          <w:sz w:val="20"/>
          <w:szCs w:val="20"/>
          <w:lang w:val="en"/>
        </w:rPr>
        <w:t xml:space="preserve">Solve and evaluate the solution of trigonometric equations in </w:t>
      </w:r>
      <w:r w:rsidR="00462093">
        <w:rPr>
          <w:sz w:val="20"/>
          <w:szCs w:val="20"/>
          <w:lang w:val="en"/>
        </w:rPr>
        <w:t>real-world contexts</w:t>
      </w:r>
      <w:r w:rsidRPr="0031650D">
        <w:rPr>
          <w:sz w:val="20"/>
          <w:szCs w:val="20"/>
          <w:lang w:val="en"/>
        </w:rPr>
        <w:t>; interpret the solution in terms of its context.</w:t>
      </w:r>
    </w:p>
    <w:p w14:paraId="1322FD41" w14:textId="696418DC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PC.TR.1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>
        <w:rPr>
          <w:rFonts w:eastAsiaTheme="minorEastAsia"/>
          <w:color w:val="2F5496" w:themeColor="accent1" w:themeShade="BF"/>
          <w:sz w:val="20"/>
          <w:szCs w:val="20"/>
        </w:rPr>
        <w:tab/>
      </w:r>
      <w:r w:rsidRPr="0031650D">
        <w:rPr>
          <w:sz w:val="20"/>
          <w:szCs w:val="20"/>
          <w:lang w:val="en"/>
        </w:rPr>
        <w:t>Recognize that some trigonometric equations have infinitely many solutions and be able to state a general formula to represent the infinite solutions.</w:t>
      </w:r>
    </w:p>
    <w:p w14:paraId="33972ED8" w14:textId="26DE6CC0" w:rsidR="00B71751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31650D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PC.TR.1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8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>
        <w:rPr>
          <w:rFonts w:eastAsiaTheme="minorEastAsia"/>
          <w:color w:val="2F5496" w:themeColor="accent1" w:themeShade="BF"/>
          <w:sz w:val="20"/>
          <w:szCs w:val="20"/>
        </w:rPr>
        <w:tab/>
      </w:r>
      <w:r w:rsidRPr="0031650D">
        <w:rPr>
          <w:sz w:val="20"/>
          <w:szCs w:val="20"/>
          <w:lang w:val="en"/>
        </w:rPr>
        <w:t xml:space="preserve">Calculate and interpret the average rate of change over a specified interval of a trigonometric function represented in a table, graph, or as an equation in the context of </w:t>
      </w:r>
      <w:r w:rsidR="00462093" w:rsidRPr="0031650D">
        <w:rPr>
          <w:sz w:val="20"/>
          <w:szCs w:val="20"/>
          <w:lang w:val="en"/>
        </w:rPr>
        <w:t xml:space="preserve">real-world </w:t>
      </w:r>
      <w:r w:rsidR="00462093">
        <w:rPr>
          <w:sz w:val="20"/>
          <w:szCs w:val="20"/>
          <w:lang w:val="en"/>
        </w:rPr>
        <w:t xml:space="preserve">and </w:t>
      </w:r>
      <w:r w:rsidRPr="0031650D">
        <w:rPr>
          <w:sz w:val="20"/>
          <w:szCs w:val="20"/>
          <w:lang w:val="en"/>
        </w:rPr>
        <w:t>mathematical problems.</w:t>
      </w:r>
    </w:p>
    <w:p w14:paraId="4DC9A355" w14:textId="77777777" w:rsidR="0031650D" w:rsidRDefault="0031650D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49ECD535" w14:textId="77777777" w:rsidR="00B71751" w:rsidRPr="00166642" w:rsidRDefault="00B71751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D46D04B" wp14:editId="50B1BA1E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843789582" name="Straight Connector 1843789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1B02AEC5" id="Straight Connector 1843789582" o:spid="_x0000_s1026" style="position:absolute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1DBC29B3" w14:textId="77777777" w:rsidR="00B71751" w:rsidRPr="00166642" w:rsidRDefault="00B71751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56986A87" w14:textId="2F17A959" w:rsidR="00B71751" w:rsidRPr="00166642" w:rsidRDefault="00251A5F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107" w:name="_Toc146041795"/>
      <w:r>
        <w:rPr>
          <w:b/>
          <w:bCs/>
          <w:u w:val="single"/>
        </w:rPr>
        <w:t>Conic Sections</w:t>
      </w:r>
      <w:bookmarkEnd w:id="107"/>
    </w:p>
    <w:p w14:paraId="303BA738" w14:textId="0321D62F" w:rsidR="00B71751" w:rsidRPr="00166642" w:rsidRDefault="00251A5F" w:rsidP="0097679E">
      <w:pPr>
        <w:pStyle w:val="Heading3"/>
        <w:spacing w:before="0" w:line="276" w:lineRule="auto"/>
        <w:rPr>
          <w:b/>
          <w:bCs/>
        </w:rPr>
      </w:pPr>
      <w:bookmarkStart w:id="108" w:name="_Toc146041796"/>
      <w:r>
        <w:rPr>
          <w:b/>
          <w:bCs/>
        </w:rPr>
        <w:t>Derive Equations</w:t>
      </w:r>
      <w:bookmarkEnd w:id="108"/>
    </w:p>
    <w:p w14:paraId="7B8AD194" w14:textId="78ABB54C" w:rsidR="00B71751" w:rsidRPr="00966B30" w:rsidRDefault="00B71751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 w:rsidRPr="00966B30">
        <w:rPr>
          <w:rFonts w:eastAsia="Calibri"/>
          <w:color w:val="000000" w:themeColor="text1"/>
          <w:sz w:val="20"/>
          <w:szCs w:val="20"/>
        </w:rPr>
        <w:t xml:space="preserve">Students </w:t>
      </w:r>
      <w:r w:rsidR="00966B30" w:rsidRPr="00966B30">
        <w:rPr>
          <w:rFonts w:eastAsia="Calibri"/>
          <w:color w:val="000000" w:themeColor="text1"/>
          <w:sz w:val="20"/>
          <w:szCs w:val="20"/>
          <w:lang w:val="en"/>
        </w:rPr>
        <w:t>derive equations for conic sections</w:t>
      </w:r>
      <w:r w:rsidRPr="00966B30">
        <w:rPr>
          <w:rFonts w:eastAsia="Calibri"/>
          <w:color w:val="000000" w:themeColor="text1"/>
          <w:sz w:val="20"/>
          <w:szCs w:val="20"/>
        </w:rPr>
        <w:t>.</w:t>
      </w:r>
    </w:p>
    <w:p w14:paraId="17970A7D" w14:textId="77777777" w:rsidR="00B71751" w:rsidRDefault="00B71751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7FA56A3D" w14:textId="4D596C25" w:rsidR="00966B30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lastRenderedPageBreak/>
        <w:t>PC.CS.1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tab/>
      </w:r>
      <w:r w:rsidRPr="00966B30">
        <w:rPr>
          <w:sz w:val="20"/>
          <w:szCs w:val="20"/>
          <w:lang w:val="en"/>
        </w:rPr>
        <w:t xml:space="preserve">Derive the general form of the equation of a circle using the </w:t>
      </w:r>
      <w:r w:rsidR="000803BC">
        <w:rPr>
          <w:sz w:val="20"/>
          <w:szCs w:val="20"/>
          <w:lang w:val="en"/>
        </w:rPr>
        <w:t>D</w:t>
      </w:r>
      <w:r w:rsidRPr="00966B30">
        <w:rPr>
          <w:sz w:val="20"/>
          <w:szCs w:val="20"/>
          <w:lang w:val="en"/>
        </w:rPr>
        <w:t xml:space="preserve">istance </w:t>
      </w:r>
      <w:r w:rsidR="000803BC">
        <w:rPr>
          <w:sz w:val="20"/>
          <w:szCs w:val="20"/>
          <w:lang w:val="en"/>
        </w:rPr>
        <w:t>F</w:t>
      </w:r>
      <w:r w:rsidRPr="00966B30">
        <w:rPr>
          <w:sz w:val="20"/>
          <w:szCs w:val="20"/>
          <w:lang w:val="en"/>
        </w:rPr>
        <w:t>ormula or Pythagorean Theorem.</w:t>
      </w:r>
    </w:p>
    <w:p w14:paraId="1CE9B185" w14:textId="083FA430" w:rsidR="00B71751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PC.CS.2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tab/>
      </w:r>
      <w:r w:rsidRPr="00966B30">
        <w:rPr>
          <w:sz w:val="20"/>
          <w:szCs w:val="20"/>
          <w:lang w:val="en"/>
        </w:rPr>
        <w:t>Derive the equation of a parabola given a focus and directrix.</w:t>
      </w:r>
    </w:p>
    <w:p w14:paraId="4C4BFFBA" w14:textId="788F8D0B" w:rsidR="00B71751" w:rsidRPr="00C46C22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PC.CS.3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tab/>
      </w:r>
      <w:r w:rsidRPr="00966B30">
        <w:rPr>
          <w:sz w:val="20"/>
          <w:szCs w:val="20"/>
          <w:lang w:val="en"/>
        </w:rPr>
        <w:t xml:space="preserve">Derive the equations of ellipses and hyperbolas given the foci using the </w:t>
      </w:r>
      <w:r w:rsidR="000803BC">
        <w:rPr>
          <w:sz w:val="20"/>
          <w:szCs w:val="20"/>
          <w:lang w:val="en"/>
        </w:rPr>
        <w:t>D</w:t>
      </w:r>
      <w:r w:rsidRPr="00966B30">
        <w:rPr>
          <w:sz w:val="20"/>
          <w:szCs w:val="20"/>
          <w:lang w:val="en"/>
        </w:rPr>
        <w:t xml:space="preserve">istance </w:t>
      </w:r>
      <w:r w:rsidR="000803BC">
        <w:rPr>
          <w:sz w:val="20"/>
          <w:szCs w:val="20"/>
          <w:lang w:val="en"/>
        </w:rPr>
        <w:t>F</w:t>
      </w:r>
      <w:r w:rsidRPr="00966B30">
        <w:rPr>
          <w:sz w:val="20"/>
          <w:szCs w:val="20"/>
          <w:lang w:val="en"/>
        </w:rPr>
        <w:t>ormula.</w:t>
      </w:r>
    </w:p>
    <w:p w14:paraId="64E74B63" w14:textId="77777777" w:rsidR="00B71751" w:rsidRDefault="00B71751" w:rsidP="0097679E">
      <w:pPr>
        <w:spacing w:line="276" w:lineRule="auto"/>
      </w:pPr>
    </w:p>
    <w:p w14:paraId="184410D3" w14:textId="1C189CA8" w:rsidR="00B71751" w:rsidRPr="00166642" w:rsidRDefault="00251A5F" w:rsidP="0097679E">
      <w:pPr>
        <w:pStyle w:val="Heading3"/>
        <w:spacing w:before="0" w:line="276" w:lineRule="auto"/>
        <w:rPr>
          <w:b/>
          <w:bCs/>
        </w:rPr>
      </w:pPr>
      <w:bookmarkStart w:id="109" w:name="_Toc146041797"/>
      <w:r>
        <w:rPr>
          <w:b/>
          <w:bCs/>
        </w:rPr>
        <w:t>Explore Equations</w:t>
      </w:r>
      <w:bookmarkEnd w:id="109"/>
    </w:p>
    <w:p w14:paraId="51769A21" w14:textId="77777777" w:rsidR="00A178DA" w:rsidRPr="00A178DA" w:rsidRDefault="00A178DA" w:rsidP="00A178DA">
      <w:pPr>
        <w:widowControl w:val="0"/>
        <w:spacing w:line="276" w:lineRule="auto"/>
        <w:ind w:left="1080" w:hanging="1080"/>
        <w:contextualSpacing/>
        <w:rPr>
          <w:rFonts w:eastAsia="Calibri"/>
          <w:color w:val="000000" w:themeColor="text1"/>
          <w:sz w:val="20"/>
          <w:szCs w:val="20"/>
        </w:rPr>
      </w:pPr>
      <w:r w:rsidRPr="00A178DA">
        <w:rPr>
          <w:rFonts w:eastAsia="Calibri"/>
          <w:color w:val="000000" w:themeColor="text1"/>
          <w:sz w:val="20"/>
          <w:szCs w:val="20"/>
        </w:rPr>
        <w:t>Students identify, analyze, and sketch the graphs of the conic sections and relate their equations and graphs.</w:t>
      </w:r>
    </w:p>
    <w:p w14:paraId="4D0AECFA" w14:textId="77777777" w:rsidR="00B71751" w:rsidRDefault="00B71751" w:rsidP="00A178DA">
      <w:pPr>
        <w:widowControl w:val="0"/>
        <w:spacing w:line="276" w:lineRule="auto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373211AE" w14:textId="2EA030EA" w:rsidR="00B71751" w:rsidRPr="00F87C54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PC.CS.4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tab/>
      </w:r>
      <w:r w:rsidRPr="00966B30">
        <w:rPr>
          <w:sz w:val="20"/>
          <w:szCs w:val="20"/>
          <w:lang w:val="en"/>
        </w:rPr>
        <w:t>Find the equations for the asymptotes of a hyperbola.</w:t>
      </w:r>
    </w:p>
    <w:p w14:paraId="5DC9B947" w14:textId="77777777" w:rsidR="00966B30" w:rsidRPr="00966B30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PC.CS.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966B30">
        <w:rPr>
          <w:sz w:val="20"/>
          <w:szCs w:val="20"/>
          <w:lang w:val="en"/>
        </w:rPr>
        <w:t>Generate an equivalent form of an equation for a conic section by completing the square to identify key characteristics.</w:t>
      </w:r>
    </w:p>
    <w:p w14:paraId="16DD1868" w14:textId="4ADCD60C" w:rsidR="00B71751" w:rsidRPr="00966B30" w:rsidRDefault="00966B30" w:rsidP="00581CF3">
      <w:pPr>
        <w:pStyle w:val="ListParagraph"/>
        <w:widowControl w:val="0"/>
        <w:numPr>
          <w:ilvl w:val="0"/>
          <w:numId w:val="29"/>
        </w:numPr>
        <w:spacing w:line="276" w:lineRule="auto"/>
        <w:ind w:left="1440"/>
        <w:rPr>
          <w:sz w:val="20"/>
          <w:szCs w:val="20"/>
          <w:lang w:val="en"/>
        </w:rPr>
      </w:pPr>
      <w:r w:rsidRPr="00966B30">
        <w:rPr>
          <w:sz w:val="20"/>
          <w:szCs w:val="20"/>
          <w:lang w:val="en"/>
        </w:rPr>
        <w:t>Conic sections include</w:t>
      </w:r>
      <w:r>
        <w:rPr>
          <w:sz w:val="20"/>
          <w:szCs w:val="20"/>
          <w:lang w:val="en"/>
        </w:rPr>
        <w:t>:</w:t>
      </w:r>
      <w:r w:rsidRPr="00966B30">
        <w:rPr>
          <w:sz w:val="20"/>
          <w:szCs w:val="20"/>
          <w:lang w:val="en"/>
        </w:rPr>
        <w:t xml:space="preserve"> circles, ellipses, parabolas, and hyperbolas</w:t>
      </w:r>
    </w:p>
    <w:p w14:paraId="7961423C" w14:textId="77777777" w:rsidR="00966B30" w:rsidRPr="00966B30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PC.CS.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966B30">
        <w:rPr>
          <w:sz w:val="20"/>
          <w:szCs w:val="20"/>
          <w:lang w:val="en"/>
        </w:rPr>
        <w:t>Identify, graph, write, and analyze equations of each type of conic section using properties and technology when appropriate.</w:t>
      </w:r>
    </w:p>
    <w:p w14:paraId="1107BECE" w14:textId="4496DBA7" w:rsidR="00966B30" w:rsidRDefault="00966B30" w:rsidP="00581CF3">
      <w:pPr>
        <w:widowControl w:val="0"/>
        <w:numPr>
          <w:ilvl w:val="0"/>
          <w:numId w:val="30"/>
        </w:numPr>
        <w:spacing w:line="276" w:lineRule="auto"/>
        <w:ind w:left="1440"/>
        <w:contextualSpacing/>
        <w:rPr>
          <w:sz w:val="20"/>
          <w:szCs w:val="20"/>
          <w:lang w:val="en"/>
        </w:rPr>
      </w:pPr>
      <w:r w:rsidRPr="00966B30">
        <w:rPr>
          <w:sz w:val="20"/>
          <w:szCs w:val="20"/>
          <w:lang w:val="en"/>
        </w:rPr>
        <w:t>Conic sections include</w:t>
      </w:r>
      <w:r>
        <w:rPr>
          <w:sz w:val="20"/>
          <w:szCs w:val="20"/>
          <w:lang w:val="en"/>
        </w:rPr>
        <w:t>:</w:t>
      </w:r>
      <w:r w:rsidRPr="00966B30">
        <w:rPr>
          <w:sz w:val="20"/>
          <w:szCs w:val="20"/>
          <w:lang w:val="en"/>
        </w:rPr>
        <w:t xml:space="preserve"> circles, ellipses, parabolas, and hyperbolas</w:t>
      </w:r>
    </w:p>
    <w:p w14:paraId="40AAF3CD" w14:textId="5F6AC92B" w:rsidR="00966B30" w:rsidRPr="00966B30" w:rsidRDefault="00966B30" w:rsidP="00581CF3">
      <w:pPr>
        <w:widowControl w:val="0"/>
        <w:numPr>
          <w:ilvl w:val="0"/>
          <w:numId w:val="30"/>
        </w:numPr>
        <w:spacing w:line="276" w:lineRule="auto"/>
        <w:ind w:left="1440"/>
        <w:contextualSpacing/>
        <w:rPr>
          <w:sz w:val="20"/>
          <w:szCs w:val="20"/>
          <w:lang w:val="en"/>
        </w:rPr>
      </w:pPr>
      <w:r w:rsidRPr="00966B30">
        <w:rPr>
          <w:sz w:val="20"/>
          <w:szCs w:val="20"/>
          <w:lang w:val="en"/>
        </w:rPr>
        <w:t>Properties include</w:t>
      </w:r>
      <w:r>
        <w:rPr>
          <w:sz w:val="20"/>
          <w:szCs w:val="20"/>
          <w:lang w:val="en"/>
        </w:rPr>
        <w:t>:</w:t>
      </w:r>
      <w:r w:rsidRPr="00966B30">
        <w:rPr>
          <w:sz w:val="20"/>
          <w:szCs w:val="20"/>
          <w:lang w:val="en"/>
        </w:rPr>
        <w:t xml:space="preserve"> symmetry, intercepts, foci, asymptotes, and eccentricity</w:t>
      </w:r>
    </w:p>
    <w:p w14:paraId="04006265" w14:textId="77777777" w:rsidR="00966B30" w:rsidRDefault="00966B30" w:rsidP="0097679E">
      <w:pPr>
        <w:spacing w:line="276" w:lineRule="auto"/>
      </w:pPr>
    </w:p>
    <w:p w14:paraId="01EC93CD" w14:textId="1075D9B5" w:rsidR="00251A5F" w:rsidRPr="00966B30" w:rsidRDefault="00251A5F" w:rsidP="0097679E">
      <w:pPr>
        <w:pStyle w:val="Heading3"/>
        <w:spacing w:before="0" w:line="276" w:lineRule="auto"/>
        <w:rPr>
          <w:b/>
          <w:bCs/>
        </w:rPr>
      </w:pPr>
      <w:bookmarkStart w:id="110" w:name="_Toc146041798"/>
      <w:r w:rsidRPr="00966B30">
        <w:rPr>
          <w:b/>
          <w:bCs/>
        </w:rPr>
        <w:t>Systems of Equations &amp; Inequalities</w:t>
      </w:r>
      <w:bookmarkEnd w:id="110"/>
    </w:p>
    <w:p w14:paraId="45C05333" w14:textId="100EDE28" w:rsidR="00251A5F" w:rsidRPr="00966B30" w:rsidRDefault="00251A5F" w:rsidP="0097679E">
      <w:pPr>
        <w:spacing w:line="276" w:lineRule="auto"/>
        <w:contextualSpacing/>
        <w:rPr>
          <w:rFonts w:eastAsiaTheme="minorEastAsia"/>
          <w:color w:val="2F5496" w:themeColor="accent1" w:themeShade="BF"/>
          <w:sz w:val="20"/>
          <w:szCs w:val="20"/>
          <w:lang w:val="en"/>
        </w:rPr>
      </w:pPr>
      <w:r w:rsidRPr="00966B30">
        <w:rPr>
          <w:rFonts w:eastAsia="Calibri"/>
          <w:color w:val="000000" w:themeColor="text1"/>
          <w:sz w:val="20"/>
          <w:szCs w:val="20"/>
        </w:rPr>
        <w:t xml:space="preserve">Students </w:t>
      </w:r>
      <w:r w:rsidR="00966B30" w:rsidRPr="00966B30">
        <w:rPr>
          <w:rFonts w:eastAsia="Calibri"/>
          <w:color w:val="000000" w:themeColor="text1"/>
          <w:sz w:val="20"/>
          <w:szCs w:val="20"/>
          <w:lang w:val="en"/>
        </w:rPr>
        <w:t>solve systems of equations and inequalities involving conic sections.</w:t>
      </w:r>
    </w:p>
    <w:p w14:paraId="0B56E8F3" w14:textId="77777777" w:rsidR="00966B30" w:rsidRDefault="00966B30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40122930" w14:textId="77777777" w:rsidR="000803BC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PC.CS.7</w:t>
      </w:r>
      <w:r w:rsidR="00251A5F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251A5F" w:rsidRPr="00166642">
        <w:tab/>
      </w:r>
      <w:r w:rsidRPr="00966B30">
        <w:rPr>
          <w:sz w:val="20"/>
          <w:szCs w:val="20"/>
          <w:lang w:val="en"/>
        </w:rPr>
        <w:t>Solve systems of equations and inequalities involving conics and other types of equations, with and without technology</w:t>
      </w:r>
      <w:r w:rsidR="000803BC">
        <w:rPr>
          <w:sz w:val="20"/>
          <w:szCs w:val="20"/>
          <w:lang w:val="en"/>
        </w:rPr>
        <w:t>.</w:t>
      </w:r>
      <w:r w:rsidRPr="00966B30">
        <w:rPr>
          <w:sz w:val="20"/>
          <w:szCs w:val="20"/>
          <w:lang w:val="en"/>
        </w:rPr>
        <w:t xml:space="preserve"> </w:t>
      </w:r>
    </w:p>
    <w:p w14:paraId="5A978595" w14:textId="43094068" w:rsidR="00251A5F" w:rsidRDefault="000803BC" w:rsidP="00581CF3">
      <w:pPr>
        <w:pStyle w:val="ListParagraph"/>
        <w:widowControl w:val="0"/>
        <w:numPr>
          <w:ilvl w:val="0"/>
          <w:numId w:val="29"/>
        </w:numPr>
        <w:spacing w:line="276" w:lineRule="auto"/>
        <w:ind w:left="1440"/>
      </w:pPr>
      <w:r w:rsidRPr="000803BC">
        <w:rPr>
          <w:sz w:val="20"/>
          <w:szCs w:val="20"/>
          <w:lang w:val="en"/>
        </w:rPr>
        <w:t>Equations i</w:t>
      </w:r>
      <w:r w:rsidR="00966B30" w:rsidRPr="000803BC">
        <w:rPr>
          <w:sz w:val="20"/>
          <w:szCs w:val="20"/>
          <w:lang w:val="en"/>
        </w:rPr>
        <w:t>nclud</w:t>
      </w:r>
      <w:r w:rsidRPr="000803BC">
        <w:rPr>
          <w:sz w:val="20"/>
          <w:szCs w:val="20"/>
          <w:lang w:val="en"/>
        </w:rPr>
        <w:t>e:</w:t>
      </w:r>
      <w:r w:rsidR="00966B30" w:rsidRPr="000803BC">
        <w:rPr>
          <w:sz w:val="20"/>
          <w:szCs w:val="20"/>
          <w:lang w:val="en"/>
        </w:rPr>
        <w:t xml:space="preserve"> conic-conic and conic-linear</w:t>
      </w:r>
    </w:p>
    <w:p w14:paraId="3AFDF93E" w14:textId="77777777" w:rsidR="00B71751" w:rsidRPr="00166642" w:rsidRDefault="00B71751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4D3DE7E4" wp14:editId="5AF5EB3F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46378192" name="Straight Connector 146378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1920B038" id="Straight Connector 146378192" o:spid="_x0000_s1026" style="position:absolute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C4F807D" w14:textId="77777777" w:rsidR="00B71751" w:rsidRPr="00166642" w:rsidRDefault="00B71751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51010164" w14:textId="6CBBA1E9" w:rsidR="00B71751" w:rsidRPr="001B6B39" w:rsidRDefault="00B71751" w:rsidP="0097679E">
      <w:pPr>
        <w:pStyle w:val="Heading2"/>
        <w:spacing w:line="276" w:lineRule="auto"/>
        <w:rPr>
          <w:b/>
          <w:bCs/>
          <w:u w:val="single"/>
        </w:rPr>
      </w:pPr>
      <w:bookmarkStart w:id="111" w:name="_Toc146041799"/>
      <w:r w:rsidRPr="001B6B39">
        <w:rPr>
          <w:b/>
          <w:bCs/>
          <w:u w:val="single"/>
          <w:lang w:val="en"/>
        </w:rPr>
        <w:t>Functions</w:t>
      </w:r>
      <w:bookmarkEnd w:id="111"/>
      <w:r w:rsidRPr="001B6B39">
        <w:rPr>
          <w:b/>
          <w:bCs/>
          <w:u w:val="single"/>
        </w:rPr>
        <w:t xml:space="preserve"> </w:t>
      </w:r>
    </w:p>
    <w:p w14:paraId="2E9F4C32" w14:textId="6F57A818" w:rsidR="00B71751" w:rsidRPr="001B6B39" w:rsidRDefault="00251A5F" w:rsidP="0097679E">
      <w:pPr>
        <w:pStyle w:val="Heading3"/>
        <w:spacing w:line="276" w:lineRule="auto"/>
        <w:rPr>
          <w:b/>
          <w:bCs/>
        </w:rPr>
      </w:pPr>
      <w:bookmarkStart w:id="112" w:name="_Toc146041800"/>
      <w:r w:rsidRPr="001B6B39">
        <w:rPr>
          <w:b/>
          <w:bCs/>
        </w:rPr>
        <w:t>Solve Problems</w:t>
      </w:r>
      <w:bookmarkEnd w:id="112"/>
    </w:p>
    <w:p w14:paraId="303ADF19" w14:textId="7C797344" w:rsidR="00B71751" w:rsidRPr="00966B30" w:rsidRDefault="00B71751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 w:rsidRPr="00966B30">
        <w:rPr>
          <w:rFonts w:eastAsia="Calibri"/>
          <w:color w:val="000000" w:themeColor="text1"/>
          <w:sz w:val="20"/>
          <w:szCs w:val="20"/>
        </w:rPr>
        <w:t xml:space="preserve">Students </w:t>
      </w:r>
      <w:r w:rsidR="00966B30" w:rsidRPr="00966B30">
        <w:rPr>
          <w:rFonts w:eastAsia="Calibri"/>
          <w:color w:val="000000" w:themeColor="text1"/>
          <w:sz w:val="20"/>
          <w:szCs w:val="20"/>
          <w:lang w:val="en"/>
        </w:rPr>
        <w:t>derive and apply functions</w:t>
      </w:r>
      <w:r w:rsidRPr="00966B30">
        <w:rPr>
          <w:rFonts w:eastAsia="Calibri"/>
          <w:color w:val="000000" w:themeColor="text1"/>
          <w:sz w:val="20"/>
          <w:szCs w:val="20"/>
        </w:rPr>
        <w:t xml:space="preserve">. </w:t>
      </w:r>
    </w:p>
    <w:p w14:paraId="5D8DA01E" w14:textId="77777777" w:rsidR="00B71751" w:rsidRDefault="00B71751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015BAB0A" w14:textId="1D0E50C6" w:rsidR="00B71751" w:rsidRDefault="00966B30" w:rsidP="0097679E">
      <w:pPr>
        <w:widowControl w:val="0"/>
        <w:spacing w:line="276" w:lineRule="auto"/>
        <w:ind w:left="1080" w:hanging="1080"/>
        <w:contextualSpacing/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PC.FN.1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tab/>
      </w:r>
      <w:r w:rsidRPr="00966B30">
        <w:rPr>
          <w:sz w:val="20"/>
          <w:szCs w:val="20"/>
          <w:lang w:val="en"/>
        </w:rPr>
        <w:t>Understand that sequences are functions, sometimes defined recursively, whose domains are a subset of the integers.</w:t>
      </w:r>
    </w:p>
    <w:p w14:paraId="703B32AB" w14:textId="4E781EEE" w:rsidR="00966B30" w:rsidRDefault="00966B30" w:rsidP="0097679E">
      <w:pPr>
        <w:widowControl w:val="0"/>
        <w:spacing w:line="276" w:lineRule="auto"/>
        <w:ind w:left="1080" w:hanging="1080"/>
        <w:contextualSpacing/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966B30">
        <w:rPr>
          <w:sz w:val="20"/>
          <w:szCs w:val="20"/>
          <w:lang w:val="en"/>
        </w:rPr>
        <w:t>Derive the formula for the sum of a finite geometric series; apply the formula to solve conceptual problems.</w:t>
      </w:r>
    </w:p>
    <w:p w14:paraId="06FFEEDE" w14:textId="43274193" w:rsidR="00966B30" w:rsidRDefault="00966B30" w:rsidP="0097679E">
      <w:pPr>
        <w:widowControl w:val="0"/>
        <w:spacing w:line="276" w:lineRule="auto"/>
        <w:ind w:left="1080" w:hanging="1080"/>
        <w:contextualSpacing/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966B30">
        <w:rPr>
          <w:sz w:val="20"/>
          <w:szCs w:val="20"/>
          <w:lang w:val="en"/>
        </w:rPr>
        <w:t xml:space="preserve">Apply the Binomial Theorem for the expansion of </w:t>
      </w:r>
      <m:oMath>
        <m:r>
          <w:rPr>
            <w:rFonts w:ascii="Cambria Math" w:hAnsi="Cambria Math"/>
            <w:sz w:val="20"/>
            <w:szCs w:val="20"/>
            <w:lang w:val="en"/>
          </w:rPr>
          <m:t>(a+b</m:t>
        </m:r>
        <m:sSup>
          <m:sSupPr>
            <m:ctrlPr>
              <w:rPr>
                <w:rFonts w:ascii="Cambria Math" w:hAnsi="Cambria Math"/>
                <w:sz w:val="20"/>
                <w:szCs w:val="20"/>
                <w:lang w:val="en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"/>
              </w:rPr>
              <m:t>)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"/>
              </w:rPr>
              <m:t>n</m:t>
            </m:r>
          </m:sup>
        </m:sSup>
      </m:oMath>
      <w:r w:rsidRPr="00966B30">
        <w:rPr>
          <w:sz w:val="20"/>
          <w:szCs w:val="20"/>
          <w:vertAlign w:val="superscript"/>
          <w:lang w:val="en"/>
        </w:rPr>
        <w:t xml:space="preserve"> </w:t>
      </w:r>
      <w:r w:rsidRPr="00966B30">
        <w:rPr>
          <w:sz w:val="20"/>
          <w:szCs w:val="20"/>
          <w:lang w:val="en"/>
        </w:rPr>
        <w:t xml:space="preserve">in powers of </w:t>
      </w:r>
      <m:oMath>
        <m:r>
          <w:rPr>
            <w:rFonts w:ascii="Cambria Math" w:hAnsi="Cambria Math"/>
            <w:sz w:val="20"/>
            <w:szCs w:val="20"/>
            <w:lang w:val="en"/>
          </w:rPr>
          <m:t>a</m:t>
        </m:r>
      </m:oMath>
      <w:r w:rsidRPr="00966B30">
        <w:rPr>
          <w:sz w:val="20"/>
          <w:szCs w:val="20"/>
          <w:lang w:val="en"/>
        </w:rPr>
        <w:t xml:space="preserve"> and </w:t>
      </w:r>
      <m:oMath>
        <m:r>
          <w:rPr>
            <w:rFonts w:ascii="Cambria Math" w:hAnsi="Cambria Math"/>
            <w:sz w:val="20"/>
            <w:szCs w:val="20"/>
            <w:lang w:val="en"/>
          </w:rPr>
          <m:t>b</m:t>
        </m:r>
      </m:oMath>
      <w:r w:rsidRPr="00966B30">
        <w:rPr>
          <w:sz w:val="20"/>
          <w:szCs w:val="20"/>
          <w:lang w:val="en"/>
        </w:rPr>
        <w:t xml:space="preserve"> for a positive integer </w:t>
      </w:r>
      <m:oMath>
        <m:r>
          <w:rPr>
            <w:rFonts w:ascii="Cambria Math" w:hAnsi="Cambria Math"/>
            <w:sz w:val="20"/>
            <w:szCs w:val="20"/>
            <w:lang w:val="en"/>
          </w:rPr>
          <m:t>n</m:t>
        </m:r>
      </m:oMath>
      <w:r w:rsidRPr="00966B30">
        <w:rPr>
          <w:sz w:val="20"/>
          <w:szCs w:val="20"/>
          <w:lang w:val="en"/>
        </w:rPr>
        <w:t xml:space="preserve">, where </w:t>
      </w:r>
      <m:oMath>
        <m:r>
          <w:rPr>
            <w:rFonts w:ascii="Cambria Math" w:hAnsi="Cambria Math"/>
            <w:sz w:val="20"/>
            <w:szCs w:val="20"/>
            <w:lang w:val="en"/>
          </w:rPr>
          <m:t>a</m:t>
        </m:r>
      </m:oMath>
      <w:r w:rsidRPr="00966B30">
        <w:rPr>
          <w:sz w:val="20"/>
          <w:szCs w:val="20"/>
          <w:lang w:val="en"/>
        </w:rPr>
        <w:t xml:space="preserve"> and </w:t>
      </w:r>
      <m:oMath>
        <m:r>
          <w:rPr>
            <w:rFonts w:ascii="Cambria Math" w:hAnsi="Cambria Math"/>
            <w:sz w:val="20"/>
            <w:szCs w:val="20"/>
            <w:lang w:val="en"/>
          </w:rPr>
          <m:t>b</m:t>
        </m:r>
      </m:oMath>
      <w:r w:rsidRPr="00966B30">
        <w:rPr>
          <w:sz w:val="20"/>
          <w:szCs w:val="20"/>
          <w:lang w:val="en"/>
        </w:rPr>
        <w:t xml:space="preserve"> are any number.</w:t>
      </w:r>
    </w:p>
    <w:p w14:paraId="35DBA5D4" w14:textId="4BEB6A23" w:rsidR="00966B30" w:rsidRPr="00966B30" w:rsidRDefault="00966B30" w:rsidP="0097679E">
      <w:pPr>
        <w:widowControl w:val="0"/>
        <w:spacing w:line="276" w:lineRule="auto"/>
        <w:ind w:left="1080" w:hanging="1080"/>
        <w:contextualSpacing/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966B30">
        <w:rPr>
          <w:sz w:val="20"/>
          <w:szCs w:val="20"/>
          <w:lang w:val="en"/>
        </w:rPr>
        <w:t xml:space="preserve">Build functions to model real-world </w:t>
      </w:r>
      <w:r w:rsidR="000803BC">
        <w:rPr>
          <w:sz w:val="20"/>
          <w:szCs w:val="20"/>
          <w:lang w:val="en"/>
        </w:rPr>
        <w:t>contexts</w:t>
      </w:r>
      <w:r w:rsidRPr="00966B30">
        <w:rPr>
          <w:sz w:val="20"/>
          <w:szCs w:val="20"/>
          <w:lang w:val="en"/>
        </w:rPr>
        <w:t xml:space="preserve"> using algebraic operations on functions and composition, with and without appropriate technology.</w:t>
      </w:r>
    </w:p>
    <w:p w14:paraId="5EA141E7" w14:textId="77777777" w:rsidR="00966B30" w:rsidRDefault="00966B30" w:rsidP="0097679E">
      <w:pPr>
        <w:pStyle w:val="Heading3"/>
        <w:spacing w:before="0" w:line="276" w:lineRule="auto"/>
        <w:rPr>
          <w:b/>
          <w:bCs/>
        </w:rPr>
      </w:pPr>
    </w:p>
    <w:p w14:paraId="34BD4140" w14:textId="1C3955E7" w:rsidR="00B71751" w:rsidRPr="00166642" w:rsidRDefault="00251A5F" w:rsidP="0097679E">
      <w:pPr>
        <w:pStyle w:val="Heading3"/>
        <w:spacing w:before="0" w:line="276" w:lineRule="auto"/>
        <w:rPr>
          <w:b/>
          <w:bCs/>
        </w:rPr>
      </w:pPr>
      <w:bookmarkStart w:id="113" w:name="_Toc146041801"/>
      <w:r>
        <w:rPr>
          <w:b/>
          <w:bCs/>
        </w:rPr>
        <w:t>Explore Graphing</w:t>
      </w:r>
      <w:bookmarkEnd w:id="113"/>
    </w:p>
    <w:p w14:paraId="5B7D0AF1" w14:textId="44DCCB8A" w:rsidR="00B71751" w:rsidRPr="00966B30" w:rsidRDefault="00966B30" w:rsidP="0097679E">
      <w:pPr>
        <w:spacing w:line="276" w:lineRule="auto"/>
        <w:contextualSpacing/>
        <w:rPr>
          <w:rFonts w:eastAsia="Calibri"/>
          <w:bCs/>
          <w:color w:val="000000" w:themeColor="text1"/>
          <w:sz w:val="20"/>
          <w:szCs w:val="20"/>
        </w:rPr>
      </w:pPr>
      <w:r w:rsidRPr="00966B30">
        <w:rPr>
          <w:rFonts w:eastAsia="Calibri"/>
          <w:bCs/>
          <w:color w:val="000000" w:themeColor="text1"/>
          <w:sz w:val="20"/>
          <w:szCs w:val="20"/>
          <w:lang w:val="en"/>
        </w:rPr>
        <w:t>Students graph and interpret functions</w:t>
      </w:r>
      <w:r w:rsidR="00B71751" w:rsidRPr="00966B30">
        <w:rPr>
          <w:rFonts w:eastAsia="Calibri"/>
          <w:bCs/>
          <w:color w:val="000000" w:themeColor="text1"/>
          <w:sz w:val="20"/>
          <w:szCs w:val="20"/>
        </w:rPr>
        <w:t xml:space="preserve">. </w:t>
      </w:r>
    </w:p>
    <w:p w14:paraId="6719AAF5" w14:textId="77777777" w:rsidR="00B71751" w:rsidRDefault="00B71751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5EC074A2" w14:textId="5309B3A6" w:rsidR="00B71751" w:rsidRPr="00F87C54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PC.FN.5</w:t>
      </w:r>
      <w:r w:rsidR="00B7175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B71751" w:rsidRPr="00166642">
        <w:tab/>
      </w:r>
      <w:r w:rsidRPr="00966B30">
        <w:rPr>
          <w:sz w:val="20"/>
          <w:szCs w:val="20"/>
          <w:lang w:val="en"/>
        </w:rPr>
        <w:t>Graph power and polynomial functions</w:t>
      </w:r>
      <w:r w:rsidR="00F01E19">
        <w:rPr>
          <w:sz w:val="20"/>
          <w:szCs w:val="20"/>
          <w:lang w:val="en"/>
        </w:rPr>
        <w:t>,</w:t>
      </w:r>
      <w:r w:rsidR="00701ECF" w:rsidRPr="00966B30">
        <w:rPr>
          <w:sz w:val="20"/>
          <w:szCs w:val="20"/>
          <w:lang w:val="en"/>
        </w:rPr>
        <w:t xml:space="preserve"> </w:t>
      </w:r>
      <w:r w:rsidRPr="00966B30">
        <w:rPr>
          <w:sz w:val="20"/>
          <w:szCs w:val="20"/>
          <w:lang w:val="en"/>
        </w:rPr>
        <w:t xml:space="preserve">identify zeros </w:t>
      </w:r>
      <w:r w:rsidR="00F01E19">
        <w:rPr>
          <w:sz w:val="20"/>
          <w:szCs w:val="20"/>
          <w:lang w:val="en"/>
        </w:rPr>
        <w:t>(</w:t>
      </w:r>
      <w:r w:rsidRPr="00966B30">
        <w:rPr>
          <w:sz w:val="20"/>
          <w:szCs w:val="20"/>
          <w:lang w:val="en"/>
        </w:rPr>
        <w:t>when suitable factorizations are available</w:t>
      </w:r>
      <w:r w:rsidR="00F01E19">
        <w:rPr>
          <w:sz w:val="20"/>
          <w:szCs w:val="20"/>
          <w:lang w:val="en"/>
        </w:rPr>
        <w:t>),</w:t>
      </w:r>
      <w:r w:rsidRPr="00966B30">
        <w:rPr>
          <w:sz w:val="20"/>
          <w:szCs w:val="20"/>
          <w:lang w:val="en"/>
        </w:rPr>
        <w:t xml:space="preserve"> and show end behavior.</w:t>
      </w:r>
    </w:p>
    <w:p w14:paraId="2F01B437" w14:textId="115CE31F" w:rsidR="00966B30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966B30">
        <w:rPr>
          <w:sz w:val="20"/>
          <w:szCs w:val="20"/>
          <w:lang w:val="en"/>
        </w:rPr>
        <w:t>Graph rational functions</w:t>
      </w:r>
      <w:r w:rsidR="00F01E19">
        <w:rPr>
          <w:sz w:val="20"/>
          <w:szCs w:val="20"/>
          <w:lang w:val="en"/>
        </w:rPr>
        <w:t>,</w:t>
      </w:r>
      <w:r w:rsidR="000803BC">
        <w:rPr>
          <w:sz w:val="20"/>
          <w:szCs w:val="20"/>
          <w:lang w:val="en"/>
        </w:rPr>
        <w:t xml:space="preserve"> </w:t>
      </w:r>
      <w:r w:rsidRPr="00966B30">
        <w:rPr>
          <w:sz w:val="20"/>
          <w:szCs w:val="20"/>
          <w:lang w:val="en"/>
        </w:rPr>
        <w:t>identify zeros</w:t>
      </w:r>
      <w:r w:rsidR="0020223E">
        <w:rPr>
          <w:sz w:val="20"/>
          <w:szCs w:val="20"/>
          <w:lang w:val="en"/>
        </w:rPr>
        <w:t>, holes</w:t>
      </w:r>
      <w:r w:rsidR="00F01E19">
        <w:rPr>
          <w:sz w:val="20"/>
          <w:szCs w:val="20"/>
          <w:lang w:val="en"/>
        </w:rPr>
        <w:t xml:space="preserve"> and asymptotes (</w:t>
      </w:r>
      <w:r w:rsidR="004E3F72" w:rsidRPr="00966B30">
        <w:rPr>
          <w:sz w:val="20"/>
          <w:szCs w:val="20"/>
          <w:lang w:val="en"/>
        </w:rPr>
        <w:t>when suitable factorizations are available</w:t>
      </w:r>
      <w:r w:rsidR="00F01E19">
        <w:rPr>
          <w:sz w:val="20"/>
          <w:szCs w:val="20"/>
          <w:lang w:val="en"/>
        </w:rPr>
        <w:t>)</w:t>
      </w:r>
      <w:r w:rsidRPr="00966B30">
        <w:rPr>
          <w:sz w:val="20"/>
          <w:szCs w:val="20"/>
          <w:lang w:val="en"/>
        </w:rPr>
        <w:t xml:space="preserve">, </w:t>
      </w:r>
      <w:r w:rsidR="00F01E19">
        <w:rPr>
          <w:sz w:val="20"/>
          <w:szCs w:val="20"/>
          <w:lang w:val="en"/>
        </w:rPr>
        <w:t xml:space="preserve">and show end behavior. </w:t>
      </w:r>
    </w:p>
    <w:p w14:paraId="4DD73521" w14:textId="1A81DCB4" w:rsidR="000803BC" w:rsidRPr="000803BC" w:rsidRDefault="000803BC" w:rsidP="00581CF3">
      <w:pPr>
        <w:pStyle w:val="ListParagraph"/>
        <w:widowControl w:val="0"/>
        <w:numPr>
          <w:ilvl w:val="0"/>
          <w:numId w:val="29"/>
        </w:numPr>
        <w:spacing w:line="276" w:lineRule="auto"/>
        <w:ind w:left="1440"/>
        <w:rPr>
          <w:sz w:val="20"/>
          <w:szCs w:val="20"/>
          <w:lang w:val="en"/>
        </w:rPr>
      </w:pPr>
      <w:r>
        <w:rPr>
          <w:sz w:val="20"/>
          <w:szCs w:val="20"/>
          <w:lang w:val="en"/>
        </w:rPr>
        <w:t>Asymptotes include: horizontal, vertical, and oblique</w:t>
      </w:r>
    </w:p>
    <w:p w14:paraId="054E291D" w14:textId="638BD8BE" w:rsidR="00966B30" w:rsidRPr="00F87C54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lastRenderedPageBreak/>
        <w:t>PC.FN.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966B30">
        <w:rPr>
          <w:sz w:val="20"/>
          <w:szCs w:val="20"/>
          <w:lang w:val="en"/>
        </w:rPr>
        <w:t>Graph exponential and logarithmic functions</w:t>
      </w:r>
      <w:r w:rsidR="00701ECF">
        <w:rPr>
          <w:sz w:val="20"/>
          <w:szCs w:val="20"/>
          <w:lang w:val="en"/>
        </w:rPr>
        <w:t>;</w:t>
      </w:r>
      <w:r w:rsidR="00701ECF" w:rsidRPr="00966B30">
        <w:rPr>
          <w:sz w:val="20"/>
          <w:szCs w:val="20"/>
          <w:lang w:val="en"/>
        </w:rPr>
        <w:t xml:space="preserve"> </w:t>
      </w:r>
      <w:r w:rsidRPr="00966B30">
        <w:rPr>
          <w:sz w:val="20"/>
          <w:szCs w:val="20"/>
          <w:lang w:val="en"/>
        </w:rPr>
        <w:t>show intercepts and end behavior.</w:t>
      </w:r>
    </w:p>
    <w:p w14:paraId="12C7940B" w14:textId="77777777" w:rsidR="00966B30" w:rsidRPr="00966B30" w:rsidRDefault="00966B30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966B30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PC.FN.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8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966B30">
        <w:rPr>
          <w:sz w:val="20"/>
          <w:szCs w:val="20"/>
          <w:lang w:val="en"/>
        </w:rPr>
        <w:t>Compare key features of two functions each represented in a different way.</w:t>
      </w:r>
    </w:p>
    <w:p w14:paraId="4A350C21" w14:textId="1FDBC149" w:rsidR="00966B30" w:rsidRPr="00966B30" w:rsidRDefault="00966B30" w:rsidP="00581CF3">
      <w:pPr>
        <w:pStyle w:val="ListParagraph"/>
        <w:widowControl w:val="0"/>
        <w:numPr>
          <w:ilvl w:val="0"/>
          <w:numId w:val="29"/>
        </w:numPr>
        <w:spacing w:line="276" w:lineRule="auto"/>
        <w:ind w:left="1440"/>
        <w:rPr>
          <w:sz w:val="20"/>
          <w:szCs w:val="20"/>
          <w:lang w:val="en"/>
        </w:rPr>
      </w:pPr>
      <w:r w:rsidRPr="00966B30">
        <w:rPr>
          <w:sz w:val="20"/>
          <w:szCs w:val="20"/>
          <w:lang w:val="en"/>
        </w:rPr>
        <w:t>Representations include: algebraic, graphic, numeric in tables, and verbal descriptions</w:t>
      </w:r>
    </w:p>
    <w:p w14:paraId="6D926CC4" w14:textId="77777777" w:rsidR="00966B30" w:rsidRDefault="00966B30" w:rsidP="0097679E">
      <w:pPr>
        <w:spacing w:line="276" w:lineRule="auto"/>
      </w:pPr>
    </w:p>
    <w:p w14:paraId="05339D29" w14:textId="77777777" w:rsidR="00B71751" w:rsidRPr="00166642" w:rsidRDefault="00B71751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274EAC6D" wp14:editId="10399197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670199607" name="Straight Connector 670199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519E593C" id="Straight Connector 670199607" o:spid="_x0000_s1026" style="position:absolute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2820E545" w14:textId="77777777" w:rsidR="00B71751" w:rsidRPr="00166642" w:rsidRDefault="00B71751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2AEEECE4" w14:textId="77777777" w:rsidR="00B71751" w:rsidRDefault="00B71751" w:rsidP="0097679E">
      <w:pPr>
        <w:spacing w:line="276" w:lineRule="auto"/>
        <w:jc w:val="center"/>
      </w:pPr>
    </w:p>
    <w:p w14:paraId="2B02B97A" w14:textId="77777777" w:rsidR="00B71751" w:rsidRPr="00166642" w:rsidRDefault="00000000" w:rsidP="0097679E">
      <w:pPr>
        <w:spacing w:line="276" w:lineRule="auto"/>
        <w:jc w:val="center"/>
        <w:rPr>
          <w:b/>
          <w:bCs/>
          <w:sz w:val="20"/>
          <w:szCs w:val="20"/>
        </w:rPr>
      </w:pPr>
      <w:hyperlink w:anchor="Contents" w:history="1">
        <w:r w:rsidR="00B71751" w:rsidRPr="00166642">
          <w:rPr>
            <w:rStyle w:val="Hyperlink"/>
            <w:b/>
            <w:bCs/>
            <w:sz w:val="20"/>
            <w:szCs w:val="20"/>
          </w:rPr>
          <w:t>Return to the Table of Contents</w:t>
        </w:r>
      </w:hyperlink>
    </w:p>
    <w:p w14:paraId="0CEDCBE5" w14:textId="77777777" w:rsidR="00B71751" w:rsidRDefault="00B71751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7021E9EB" w14:textId="77777777" w:rsidR="00626D81" w:rsidRDefault="00626D81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1EBA2A3E" w14:textId="77777777" w:rsidR="00626D81" w:rsidRDefault="00626D81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  <w:sectPr w:rsidR="00626D81" w:rsidSect="00767827">
          <w:headerReference w:type="even" r:id="rId32"/>
          <w:headerReference w:type="default" r:id="rId33"/>
          <w:headerReference w:type="first" r:id="rId34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66F35C78" w14:textId="593828D5" w:rsidR="00626D81" w:rsidRPr="004445EA" w:rsidRDefault="00626D81" w:rsidP="0097679E">
      <w:pPr>
        <w:pStyle w:val="Heading1"/>
        <w:spacing w:before="0" w:line="276" w:lineRule="auto"/>
        <w:contextualSpacing/>
        <w:rPr>
          <w:b/>
          <w:bCs/>
        </w:rPr>
      </w:pPr>
      <w:bookmarkStart w:id="114" w:name="_Toc146041802"/>
      <w:r>
        <w:rPr>
          <w:b/>
          <w:bCs/>
        </w:rPr>
        <w:lastRenderedPageBreak/>
        <w:t>STATISTICS</w:t>
      </w:r>
      <w:r w:rsidRPr="00166642">
        <w:rPr>
          <w:b/>
          <w:bCs/>
        </w:rPr>
        <w:t xml:space="preserve"> STANDARDS</w:t>
      </w:r>
      <w:bookmarkEnd w:id="114"/>
    </w:p>
    <w:p w14:paraId="212F6088" w14:textId="77777777" w:rsidR="00626D81" w:rsidRPr="00166642" w:rsidRDefault="00626D81" w:rsidP="0097679E">
      <w:pPr>
        <w:spacing w:line="276" w:lineRule="auto"/>
        <w:contextualSpacing/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57A7228B" wp14:editId="41E502CA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653684415" name="Straight Connector 1653684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0CA5A6FC" id="Straight Connector 1653684415" o:spid="_x0000_s1026" style="position:absolute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196FB54" w14:textId="77777777" w:rsidR="00626D81" w:rsidRDefault="00626D81" w:rsidP="0097679E">
      <w:pPr>
        <w:pStyle w:val="Heading2"/>
        <w:spacing w:before="0" w:line="276" w:lineRule="auto"/>
        <w:rPr>
          <w:b/>
          <w:bCs/>
          <w:u w:val="single"/>
        </w:rPr>
      </w:pPr>
    </w:p>
    <w:p w14:paraId="083488A8" w14:textId="01B153AD" w:rsidR="00626D81" w:rsidRPr="001B6B39" w:rsidRDefault="00626D81" w:rsidP="0097679E">
      <w:pPr>
        <w:pStyle w:val="Heading2"/>
        <w:spacing w:line="276" w:lineRule="auto"/>
        <w:rPr>
          <w:b/>
          <w:bCs/>
          <w:u w:val="single"/>
          <w:lang w:val="en"/>
        </w:rPr>
      </w:pPr>
      <w:bookmarkStart w:id="115" w:name="_Toc146041803"/>
      <w:r w:rsidRPr="001B6B39">
        <w:rPr>
          <w:b/>
          <w:bCs/>
          <w:u w:val="single"/>
          <w:lang w:val="en"/>
        </w:rPr>
        <w:t>Making Inferences &amp; Justifying Conclusion</w:t>
      </w:r>
      <w:bookmarkEnd w:id="115"/>
    </w:p>
    <w:p w14:paraId="626B3EEA" w14:textId="412F5B9C" w:rsidR="00626D81" w:rsidRPr="001B6B39" w:rsidRDefault="004D17B3" w:rsidP="0097679E">
      <w:pPr>
        <w:pStyle w:val="Heading3"/>
        <w:spacing w:line="276" w:lineRule="auto"/>
        <w:rPr>
          <w:b/>
          <w:bCs/>
          <w:lang w:val="en"/>
        </w:rPr>
      </w:pPr>
      <w:bookmarkStart w:id="116" w:name="_Toc146041804"/>
      <w:r w:rsidRPr="001B6B39">
        <w:rPr>
          <w:b/>
          <w:bCs/>
          <w:lang w:val="en"/>
        </w:rPr>
        <w:t>Surveys, Experiments, &amp; Observational Data</w:t>
      </w:r>
      <w:bookmarkEnd w:id="116"/>
    </w:p>
    <w:p w14:paraId="47598574" w14:textId="229EB8E7" w:rsidR="00626D81" w:rsidRPr="00251A5F" w:rsidRDefault="004D17B3" w:rsidP="0097679E">
      <w:pPr>
        <w:widowControl w:val="0"/>
        <w:spacing w:line="276" w:lineRule="auto"/>
        <w:ind w:left="1080" w:hanging="1080"/>
        <w:contextualSpacing/>
        <w:rPr>
          <w:bCs/>
          <w:sz w:val="20"/>
          <w:szCs w:val="20"/>
        </w:rPr>
      </w:pPr>
      <w:r>
        <w:rPr>
          <w:bCs/>
          <w:sz w:val="20"/>
          <w:szCs w:val="20"/>
          <w:lang w:val="en"/>
        </w:rPr>
        <w:t xml:space="preserve">Students make inferences and justify conclusions from sample surveys, experiments, and observational studies. </w:t>
      </w:r>
    </w:p>
    <w:p w14:paraId="506182F0" w14:textId="77777777" w:rsidR="00626D81" w:rsidRDefault="00626D81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47E91C2F" w14:textId="2FCCC411" w:rsidR="00626D81" w:rsidRPr="00251A5F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S.MI.1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tab/>
      </w:r>
      <w:r w:rsidRPr="004D17B3">
        <w:rPr>
          <w:sz w:val="20"/>
          <w:szCs w:val="20"/>
          <w:lang w:val="en"/>
        </w:rPr>
        <w:t>Estimate a population mean or proportion from a sample survey; develop a margin of error through the use of simulation models for random sampling.</w:t>
      </w:r>
    </w:p>
    <w:p w14:paraId="5B281955" w14:textId="1D8E5A8D" w:rsidR="00626D81" w:rsidRPr="004D17B3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S.MI.2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tab/>
      </w:r>
      <w:r w:rsidRPr="004D17B3">
        <w:rPr>
          <w:sz w:val="20"/>
          <w:szCs w:val="20"/>
          <w:lang w:val="en"/>
        </w:rPr>
        <w:t xml:space="preserve">Calculate the standardized test statistic and </w:t>
      </w:r>
      <w:r w:rsidR="00A178DA">
        <w:rPr>
          <w:sz w:val="20"/>
          <w:szCs w:val="20"/>
          <w:lang w:val="en"/>
        </w:rPr>
        <w:t>p</w:t>
      </w:r>
      <w:r w:rsidRPr="004D17B3">
        <w:rPr>
          <w:sz w:val="20"/>
          <w:szCs w:val="20"/>
          <w:lang w:val="en"/>
        </w:rPr>
        <w:t xml:space="preserve">-value for a test about a population proportion and </w:t>
      </w:r>
      <w:r w:rsidR="00A15D84">
        <w:rPr>
          <w:sz w:val="20"/>
          <w:szCs w:val="20"/>
          <w:lang w:val="en"/>
        </w:rPr>
        <w:t xml:space="preserve">a </w:t>
      </w:r>
      <w:r w:rsidRPr="004D17B3">
        <w:rPr>
          <w:sz w:val="20"/>
          <w:szCs w:val="20"/>
          <w:lang w:val="en"/>
        </w:rPr>
        <w:t>population mean; determine if the sample data provides convincing evidence against a parameter claim.</w:t>
      </w:r>
    </w:p>
    <w:p w14:paraId="32D55DA8" w14:textId="6F11F358" w:rsidR="004D17B3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S.MI.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 w:rsidRPr="004D17B3">
        <w:rPr>
          <w:sz w:val="20"/>
          <w:szCs w:val="20"/>
          <w:lang w:val="en"/>
        </w:rPr>
        <w:t xml:space="preserve">Compare two treatment groups in an experiment and determine if the difference in parameters is significant by calculating the standardized test statistics and </w:t>
      </w:r>
      <w:r w:rsidR="00A178DA">
        <w:rPr>
          <w:sz w:val="20"/>
          <w:szCs w:val="20"/>
          <w:lang w:val="en"/>
        </w:rPr>
        <w:t>p</w:t>
      </w:r>
      <w:r w:rsidRPr="004D17B3">
        <w:rPr>
          <w:sz w:val="20"/>
          <w:szCs w:val="20"/>
          <w:lang w:val="en"/>
        </w:rPr>
        <w:t>-value.</w:t>
      </w:r>
    </w:p>
    <w:p w14:paraId="7C468EEA" w14:textId="77777777" w:rsidR="00626D81" w:rsidRPr="00166642" w:rsidRDefault="00626D81" w:rsidP="0097679E">
      <w:pPr>
        <w:widowControl w:val="0"/>
        <w:spacing w:line="276" w:lineRule="auto"/>
        <w:contextualSpacing/>
        <w:rPr>
          <w:rFonts w:eastAsiaTheme="minorEastAsia"/>
          <w:sz w:val="20"/>
          <w:szCs w:val="20"/>
        </w:rPr>
      </w:pPr>
    </w:p>
    <w:p w14:paraId="39E5B081" w14:textId="77777777" w:rsidR="00626D81" w:rsidRPr="00166642" w:rsidRDefault="00626D81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09A8E67D" wp14:editId="2F9EFA7D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108644390" name="Straight Connector 1108644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74D58BA8" id="Straight Connector 1108644390" o:spid="_x0000_s1026" style="position:absolute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BB10FDE" w14:textId="77777777" w:rsidR="00626D81" w:rsidRPr="00166642" w:rsidRDefault="00626D81" w:rsidP="0097679E">
      <w:pPr>
        <w:widowControl w:val="0"/>
        <w:tabs>
          <w:tab w:val="left" w:pos="6425"/>
        </w:tabs>
        <w:spacing w:line="276" w:lineRule="auto"/>
        <w:ind w:left="806" w:right="1440" w:hanging="806"/>
        <w:contextualSpacing/>
        <w:rPr>
          <w:color w:val="000000"/>
          <w:sz w:val="22"/>
          <w:szCs w:val="22"/>
          <w:shd w:val="clear" w:color="auto" w:fill="FFFFFF"/>
        </w:rPr>
      </w:pPr>
    </w:p>
    <w:p w14:paraId="12BA8AAC" w14:textId="495CD8C9" w:rsidR="00626D81" w:rsidRPr="001B6B39" w:rsidRDefault="004D17B3" w:rsidP="0097679E">
      <w:pPr>
        <w:pStyle w:val="Heading2"/>
        <w:spacing w:line="276" w:lineRule="auto"/>
        <w:rPr>
          <w:b/>
          <w:bCs/>
          <w:u w:val="single"/>
          <w:lang w:val="en"/>
        </w:rPr>
      </w:pPr>
      <w:bookmarkStart w:id="117" w:name="_Toc146041805"/>
      <w:r w:rsidRPr="001B6B39">
        <w:rPr>
          <w:b/>
          <w:bCs/>
          <w:u w:val="single"/>
          <w:lang w:val="en"/>
        </w:rPr>
        <w:t>Conditional Probability &amp; Rules of Probability</w:t>
      </w:r>
      <w:bookmarkEnd w:id="117"/>
    </w:p>
    <w:p w14:paraId="1966A5DA" w14:textId="03A05E6B" w:rsidR="00626D81" w:rsidRPr="001B6B39" w:rsidRDefault="004D17B3" w:rsidP="0097679E">
      <w:pPr>
        <w:pStyle w:val="Heading3"/>
        <w:spacing w:line="276" w:lineRule="auto"/>
        <w:rPr>
          <w:b/>
          <w:bCs/>
          <w:lang w:val="en"/>
        </w:rPr>
      </w:pPr>
      <w:bookmarkStart w:id="118" w:name="_Toc146041806"/>
      <w:r w:rsidRPr="001B6B39">
        <w:rPr>
          <w:b/>
          <w:bCs/>
          <w:lang w:val="en"/>
        </w:rPr>
        <w:t>Compute Probability of Compound Events</w:t>
      </w:r>
      <w:bookmarkEnd w:id="118"/>
    </w:p>
    <w:p w14:paraId="11F56CF9" w14:textId="4CD497F7" w:rsidR="00626D81" w:rsidRPr="00424F44" w:rsidRDefault="004D17B3" w:rsidP="0097679E">
      <w:pPr>
        <w:spacing w:line="276" w:lineRule="auto"/>
        <w:rPr>
          <w:rFonts w:eastAsia="Calibri" w:cstheme="minorHAnsi"/>
          <w:color w:val="000000" w:themeColor="text1"/>
          <w:sz w:val="20"/>
          <w:szCs w:val="20"/>
          <w:lang w:val="en"/>
        </w:rPr>
      </w:pPr>
      <w:r>
        <w:rPr>
          <w:rFonts w:eastAsia="Calibri" w:cstheme="minorHAnsi"/>
          <w:color w:val="000000" w:themeColor="text1"/>
          <w:sz w:val="20"/>
          <w:szCs w:val="20"/>
          <w:lang w:val="en"/>
        </w:rPr>
        <w:t xml:space="preserve">Students use the rules of probability to compute probabilities of compound events. </w:t>
      </w:r>
    </w:p>
    <w:p w14:paraId="0F623898" w14:textId="77777777" w:rsidR="00626D81" w:rsidRPr="00166642" w:rsidRDefault="00626D81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4621D22C" w14:textId="60D4DBC1" w:rsidR="00626D81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S.RP.1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626D81" w:rsidRPr="00166642">
        <w:tab/>
      </w:r>
      <w:r w:rsidRPr="004D17B3">
        <w:rPr>
          <w:sz w:val="20"/>
          <w:szCs w:val="20"/>
          <w:lang w:val="en"/>
        </w:rPr>
        <w:t xml:space="preserve">Determine unions or intersections of events in a sample space; determine complements of events.  </w:t>
      </w:r>
    </w:p>
    <w:p w14:paraId="1A88A93E" w14:textId="0F721DA4" w:rsidR="00626D81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S.RP.2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626D81" w:rsidRPr="00166642">
        <w:tab/>
      </w:r>
      <w:r w:rsidRPr="004D17B3">
        <w:rPr>
          <w:sz w:val="20"/>
          <w:szCs w:val="20"/>
          <w:lang w:val="en"/>
        </w:rPr>
        <w:t>Identify the two components that make up a legitimate probability model/distribution.</w:t>
      </w:r>
    </w:p>
    <w:p w14:paraId="0B1137A9" w14:textId="77777777" w:rsidR="00626D81" w:rsidRDefault="00626D81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</w:p>
    <w:p w14:paraId="2E910C70" w14:textId="77E04196" w:rsidR="00626D81" w:rsidRPr="001B6B39" w:rsidRDefault="004D17B3" w:rsidP="0097679E">
      <w:pPr>
        <w:pStyle w:val="Heading3"/>
        <w:spacing w:line="276" w:lineRule="auto"/>
        <w:rPr>
          <w:b/>
          <w:bCs/>
          <w:lang w:val="en"/>
        </w:rPr>
      </w:pPr>
      <w:bookmarkStart w:id="119" w:name="_Toc146041807"/>
      <w:r w:rsidRPr="001B6B39">
        <w:rPr>
          <w:b/>
          <w:bCs/>
          <w:lang w:val="en"/>
        </w:rPr>
        <w:t>Independence &amp; Conditional Probability</w:t>
      </w:r>
      <w:bookmarkEnd w:id="119"/>
    </w:p>
    <w:p w14:paraId="0D96E774" w14:textId="7FE535E1" w:rsidR="00626D81" w:rsidRPr="0031650D" w:rsidRDefault="00626D81" w:rsidP="0097679E">
      <w:pPr>
        <w:spacing w:line="276" w:lineRule="auto"/>
        <w:rPr>
          <w:rFonts w:eastAsia="Calibri" w:cstheme="minorHAnsi"/>
          <w:color w:val="000000" w:themeColor="text1"/>
          <w:sz w:val="20"/>
          <w:szCs w:val="20"/>
          <w:lang w:val="en"/>
        </w:rPr>
      </w:pPr>
      <w:r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 xml:space="preserve">Students </w:t>
      </w:r>
      <w:r w:rsidR="004D17B3">
        <w:rPr>
          <w:rFonts w:eastAsia="Calibri" w:cstheme="minorHAnsi"/>
          <w:color w:val="000000" w:themeColor="text1"/>
          <w:sz w:val="20"/>
          <w:szCs w:val="20"/>
          <w:lang w:val="en"/>
        </w:rPr>
        <w:t>understand and use independence and conditional probability to interpret data</w:t>
      </w:r>
      <w:r w:rsidRPr="0031650D">
        <w:rPr>
          <w:rFonts w:eastAsia="Calibri" w:cstheme="minorHAnsi"/>
          <w:color w:val="000000" w:themeColor="text1"/>
          <w:sz w:val="20"/>
          <w:szCs w:val="20"/>
          <w:lang w:val="en"/>
        </w:rPr>
        <w:t>.</w:t>
      </w:r>
    </w:p>
    <w:p w14:paraId="7139FA8B" w14:textId="77777777" w:rsidR="00626D81" w:rsidRPr="00166642" w:rsidRDefault="00626D81" w:rsidP="0097679E">
      <w:pPr>
        <w:spacing w:line="276" w:lineRule="auto"/>
        <w:rPr>
          <w:rFonts w:eastAsia="Calibri" w:cstheme="minorHAnsi"/>
          <w:bCs/>
          <w:color w:val="000000" w:themeColor="text1"/>
          <w:sz w:val="20"/>
          <w:szCs w:val="20"/>
        </w:rPr>
      </w:pPr>
    </w:p>
    <w:p w14:paraId="584DA98B" w14:textId="2AE98794" w:rsidR="00626D81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S.RP.3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626D81" w:rsidRPr="00166642">
        <w:tab/>
      </w:r>
      <w:r w:rsidRPr="004D17B3">
        <w:rPr>
          <w:sz w:val="20"/>
          <w:szCs w:val="20"/>
          <w:lang w:val="en"/>
        </w:rPr>
        <w:t>Determine if two events, A and B, are independent when given the probabilities of A and B.</w:t>
      </w:r>
    </w:p>
    <w:p w14:paraId="366E2DDC" w14:textId="6741ACEC" w:rsidR="00626D81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.4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="00626D81" w:rsidRPr="00166642">
        <w:tab/>
      </w:r>
      <w:r w:rsidRPr="004D17B3">
        <w:rPr>
          <w:sz w:val="20"/>
          <w:szCs w:val="20"/>
          <w:lang w:val="en"/>
        </w:rPr>
        <w:t>Calculate and use conditional probabilities to determine if events are independent.</w:t>
      </w:r>
    </w:p>
    <w:p w14:paraId="0C59A9C4" w14:textId="06050E08" w:rsidR="004D17B3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>Create and analyze two-way frequency tables of data to calculate marginal, joint, and conditional probabilities</w:t>
      </w:r>
      <w:r w:rsidRPr="004D17B3">
        <w:rPr>
          <w:sz w:val="20"/>
          <w:szCs w:val="20"/>
          <w:lang w:val="en"/>
        </w:rPr>
        <w:t>.</w:t>
      </w:r>
    </w:p>
    <w:p w14:paraId="5B68B46A" w14:textId="52507A1E" w:rsidR="004D17B3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.6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 xml:space="preserve">Using a two-way table, determine if two events are independent. </w:t>
      </w:r>
    </w:p>
    <w:p w14:paraId="33CA59EF" w14:textId="6965C578" w:rsidR="004D17B3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7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>Explain conditional probability and independence using everyday language in a variety of real-</w:t>
      </w:r>
      <w:r w:rsidR="00A15D84">
        <w:rPr>
          <w:sz w:val="20"/>
          <w:szCs w:val="20"/>
        </w:rPr>
        <w:t>world</w:t>
      </w:r>
      <w:r>
        <w:rPr>
          <w:sz w:val="20"/>
          <w:szCs w:val="20"/>
        </w:rPr>
        <w:t xml:space="preserve"> </w:t>
      </w:r>
      <w:r w:rsidR="00A15D84">
        <w:rPr>
          <w:sz w:val="20"/>
          <w:szCs w:val="20"/>
        </w:rPr>
        <w:t>contexts</w:t>
      </w:r>
      <w:r>
        <w:rPr>
          <w:sz w:val="20"/>
          <w:szCs w:val="20"/>
        </w:rPr>
        <w:t>.</w:t>
      </w:r>
    </w:p>
    <w:p w14:paraId="497930B8" w14:textId="7E00BB8C" w:rsidR="00A15D84" w:rsidRPr="00081626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.8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 xml:space="preserve">Find the </w:t>
      </w:r>
      <w:r w:rsidRPr="00A15D84">
        <w:rPr>
          <w:iCs/>
          <w:sz w:val="20"/>
          <w:szCs w:val="20"/>
        </w:rPr>
        <w:t>conditional probability</w:t>
      </w:r>
      <w:r>
        <w:rPr>
          <w:sz w:val="20"/>
          <w:szCs w:val="20"/>
        </w:rPr>
        <w:t xml:space="preserve"> of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>
        <w:rPr>
          <w:sz w:val="20"/>
          <w:szCs w:val="20"/>
        </w:rPr>
        <w:t xml:space="preserve"> given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P(A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|</m:t>
        </m:r>
        <m:r>
          <w:rPr>
            <w:rFonts w:ascii="Cambria Math" w:hAnsi="Cambria Math"/>
            <w:sz w:val="20"/>
            <w:szCs w:val="20"/>
          </w:rPr>
          <m:t>B)</m:t>
        </m:r>
      </m:oMath>
      <w:r>
        <w:rPr>
          <w:sz w:val="20"/>
          <w:szCs w:val="20"/>
        </w:rPr>
        <w:t>, and interpret the answer in terms of the model</w:t>
      </w:r>
      <w:r w:rsidR="00081626">
        <w:rPr>
          <w:sz w:val="20"/>
          <w:szCs w:val="20"/>
        </w:rPr>
        <w:t>, i</w:t>
      </w:r>
      <w:r w:rsidR="00081626" w:rsidRPr="00081626">
        <w:rPr>
          <w:sz w:val="20"/>
          <w:szCs w:val="20"/>
        </w:rPr>
        <w:t>ncluding</w:t>
      </w:r>
      <w:r w:rsidR="00081626">
        <w:rPr>
          <w:sz w:val="20"/>
          <w:szCs w:val="20"/>
        </w:rPr>
        <w:t xml:space="preserve"> </w:t>
      </w:r>
      <w:r w:rsidRPr="00081626">
        <w:rPr>
          <w:sz w:val="20"/>
          <w:szCs w:val="20"/>
        </w:rPr>
        <w:t>two-way frequency table</w:t>
      </w:r>
      <w:r w:rsidR="00081626">
        <w:rPr>
          <w:sz w:val="20"/>
          <w:szCs w:val="20"/>
        </w:rPr>
        <w:t>s</w:t>
      </w:r>
      <w:r w:rsidR="00081626" w:rsidRPr="00081626">
        <w:rPr>
          <w:sz w:val="20"/>
          <w:szCs w:val="20"/>
        </w:rPr>
        <w:t xml:space="preserve"> and</w:t>
      </w:r>
      <w:r w:rsidRPr="00081626">
        <w:rPr>
          <w:sz w:val="20"/>
          <w:szCs w:val="20"/>
        </w:rPr>
        <w:t xml:space="preserve"> Venn diagrams</w:t>
      </w:r>
      <w:r w:rsidR="00081626">
        <w:rPr>
          <w:sz w:val="20"/>
          <w:szCs w:val="20"/>
        </w:rPr>
        <w:t>.</w:t>
      </w:r>
    </w:p>
    <w:p w14:paraId="29E9EB54" w14:textId="2FAD5928" w:rsidR="004D17B3" w:rsidRPr="00A15D84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  <w:lang w:val="en"/>
        </w:rPr>
      </w:pPr>
      <w:r w:rsidRPr="00A15D84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S.RP.9</w:t>
      </w:r>
      <w:r w:rsidRPr="00A15D84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A15D84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 w:rsidRPr="00A15D84">
        <w:rPr>
          <w:sz w:val="20"/>
          <w:szCs w:val="20"/>
        </w:rPr>
        <w:t xml:space="preserve">Apply the Addition Rule, </w:t>
      </w:r>
      <m:oMath>
        <m:r>
          <w:rPr>
            <w:rFonts w:ascii="Cambria Math" w:hAnsi="Cambria Math"/>
            <w:sz w:val="20"/>
            <w:szCs w:val="20"/>
          </w:rPr>
          <m:t>P(A or B) = P(A)+P(B)-P(A and B)</m:t>
        </m:r>
      </m:oMath>
      <w:r w:rsidR="00B32415" w:rsidRPr="00A15D84">
        <w:rPr>
          <w:sz w:val="20"/>
          <w:szCs w:val="20"/>
        </w:rPr>
        <w:t xml:space="preserve"> </w:t>
      </w:r>
      <w:r w:rsidRPr="00A15D84">
        <w:rPr>
          <w:sz w:val="20"/>
          <w:szCs w:val="20"/>
        </w:rPr>
        <w:t>and interpret the answer.</w:t>
      </w:r>
    </w:p>
    <w:p w14:paraId="0DF5B8E1" w14:textId="23F9E961" w:rsidR="004D17B3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.10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>Identify whether or not two events are mutually exclusive / disjoint.</w:t>
      </w:r>
    </w:p>
    <w:p w14:paraId="26C24E88" w14:textId="5E054E8A" w:rsidR="004D17B3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11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 xml:space="preserve">Apply the general Multiplication Rule, </w:t>
      </w:r>
      <m:oMath>
        <m:r>
          <w:rPr>
            <w:rFonts w:ascii="Cambria Math" w:hAnsi="Cambria Math"/>
            <w:sz w:val="20"/>
            <w:szCs w:val="20"/>
          </w:rPr>
          <m:t>P(A and B)=P(A)P(B|A)=P(B)P(A|B)</m:t>
        </m:r>
      </m:oMath>
      <w:r w:rsidR="00081626">
        <w:rPr>
          <w:rFonts w:eastAsiaTheme="minorEastAsia"/>
          <w:sz w:val="20"/>
          <w:szCs w:val="20"/>
        </w:rPr>
        <w:t xml:space="preserve"> and </w:t>
      </w:r>
      <w:r>
        <w:rPr>
          <w:sz w:val="20"/>
          <w:szCs w:val="20"/>
        </w:rPr>
        <w:t>interpret the answer.</w:t>
      </w:r>
    </w:p>
    <w:p w14:paraId="074B7321" w14:textId="0CA2DDAD" w:rsidR="004D17B3" w:rsidRDefault="004D17B3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S.RP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.12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rPr>
          <w:rFonts w:eastAsiaTheme="minorEastAsia"/>
          <w:color w:val="2F5496" w:themeColor="accent1" w:themeShade="BF"/>
          <w:sz w:val="20"/>
          <w:szCs w:val="20"/>
        </w:rPr>
        <w:t xml:space="preserve"> </w:t>
      </w:r>
      <w:r w:rsidRPr="00166642">
        <w:tab/>
      </w:r>
      <w:r>
        <w:rPr>
          <w:sz w:val="20"/>
          <w:szCs w:val="20"/>
        </w:rPr>
        <w:t>Compute the probability of compound events and solve problems using combinations, permutations, Venn Diagrams</w:t>
      </w:r>
      <w:r w:rsidR="00B32415">
        <w:rPr>
          <w:sz w:val="20"/>
          <w:szCs w:val="20"/>
        </w:rPr>
        <w:t>,</w:t>
      </w:r>
      <w:r>
        <w:rPr>
          <w:sz w:val="20"/>
          <w:szCs w:val="20"/>
        </w:rPr>
        <w:t xml:space="preserve"> and Tree Diagrams.</w:t>
      </w:r>
    </w:p>
    <w:p w14:paraId="5A1A5FED" w14:textId="77777777" w:rsidR="00626D81" w:rsidRDefault="00626D81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rPr>
          <w:sz w:val="20"/>
          <w:szCs w:val="20"/>
          <w:lang w:val="en"/>
        </w:rPr>
      </w:pPr>
    </w:p>
    <w:p w14:paraId="40DEF05F" w14:textId="77777777" w:rsidR="00626D81" w:rsidRPr="00166642" w:rsidRDefault="00626D81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00FC6647" wp14:editId="6DEC759A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273532918" name="Straight Connector 273532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18548EFE" id="Straight Connector 273532918" o:spid="_x0000_s1026" style="position:absolute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3B84E38" w14:textId="77777777" w:rsidR="00626D81" w:rsidRPr="00166642" w:rsidRDefault="00626D81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109D8ECB" w14:textId="3F4B7F8C" w:rsidR="00626D81" w:rsidRPr="00166642" w:rsidRDefault="004D17B3" w:rsidP="0097679E">
      <w:pPr>
        <w:pStyle w:val="Heading2"/>
        <w:spacing w:before="0" w:line="276" w:lineRule="auto"/>
        <w:contextualSpacing/>
        <w:rPr>
          <w:b/>
          <w:bCs/>
          <w:u w:val="single"/>
        </w:rPr>
      </w:pPr>
      <w:bookmarkStart w:id="120" w:name="_Toc146041808"/>
      <w:r>
        <w:rPr>
          <w:b/>
          <w:bCs/>
          <w:u w:val="single"/>
        </w:rPr>
        <w:lastRenderedPageBreak/>
        <w:t>Us</w:t>
      </w:r>
      <w:r w:rsidR="002D4F71">
        <w:rPr>
          <w:b/>
          <w:bCs/>
          <w:u w:val="single"/>
        </w:rPr>
        <w:t>e</w:t>
      </w:r>
      <w:r>
        <w:rPr>
          <w:b/>
          <w:bCs/>
          <w:u w:val="single"/>
        </w:rPr>
        <w:t xml:space="preserve"> Probability to Make Decisions</w:t>
      </w:r>
      <w:bookmarkEnd w:id="120"/>
    </w:p>
    <w:p w14:paraId="077BAA10" w14:textId="2565FD63" w:rsidR="00626D81" w:rsidRPr="00166642" w:rsidRDefault="004D17B3" w:rsidP="0097679E">
      <w:pPr>
        <w:pStyle w:val="Heading3"/>
        <w:spacing w:before="0" w:line="276" w:lineRule="auto"/>
        <w:rPr>
          <w:b/>
          <w:bCs/>
        </w:rPr>
      </w:pPr>
      <w:bookmarkStart w:id="121" w:name="_Toc146041809"/>
      <w:r>
        <w:rPr>
          <w:b/>
          <w:bCs/>
        </w:rPr>
        <w:t>Expected Values</w:t>
      </w:r>
      <w:bookmarkEnd w:id="121"/>
    </w:p>
    <w:p w14:paraId="2E37D0A6" w14:textId="720DFD1A" w:rsidR="00626D81" w:rsidRPr="00966B30" w:rsidRDefault="00626D81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 w:rsidRPr="00966B30">
        <w:rPr>
          <w:rFonts w:eastAsia="Calibri"/>
          <w:color w:val="000000" w:themeColor="text1"/>
          <w:sz w:val="20"/>
          <w:szCs w:val="20"/>
        </w:rPr>
        <w:t xml:space="preserve">Students </w:t>
      </w:r>
      <w:r w:rsidR="004D17B3">
        <w:rPr>
          <w:rFonts w:eastAsia="Calibri"/>
          <w:color w:val="000000" w:themeColor="text1"/>
          <w:sz w:val="20"/>
          <w:szCs w:val="20"/>
          <w:lang w:val="en"/>
        </w:rPr>
        <w:t>calculate and use expected values of random variables to solve problems.</w:t>
      </w:r>
    </w:p>
    <w:p w14:paraId="2E4C49EC" w14:textId="77777777" w:rsidR="00626D81" w:rsidRDefault="00626D81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3FBC9F80" w14:textId="27602244" w:rsidR="00626D81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S.PMD.1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tab/>
      </w:r>
      <w:r>
        <w:rPr>
          <w:sz w:val="20"/>
          <w:szCs w:val="20"/>
        </w:rPr>
        <w:t>Define a random variable for a quantity of interest by assigning a numerical value to each event in a sample space; graph the corresponding probability distribution using the same graphical displays as for data distributions.</w:t>
      </w:r>
    </w:p>
    <w:p w14:paraId="423FD741" w14:textId="5F1EEBA5" w:rsidR="00626D81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S.PMD.2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tab/>
      </w:r>
      <w:r>
        <w:rPr>
          <w:sz w:val="20"/>
          <w:szCs w:val="20"/>
        </w:rPr>
        <w:t>Calculate the expected value for a discrete random variable</w:t>
      </w:r>
      <w:r w:rsidR="00B32415">
        <w:rPr>
          <w:sz w:val="20"/>
          <w:szCs w:val="20"/>
        </w:rPr>
        <w:t>;</w:t>
      </w:r>
      <w:r>
        <w:rPr>
          <w:sz w:val="20"/>
          <w:szCs w:val="20"/>
        </w:rPr>
        <w:t xml:space="preserve"> describe the expected value as the mean or typical value of the probability distribution in context.</w:t>
      </w:r>
    </w:p>
    <w:p w14:paraId="0CE10CF3" w14:textId="494EEBF3" w:rsidR="004D17B3" w:rsidRPr="00E74B3E" w:rsidRDefault="004D17B3" w:rsidP="0097679E">
      <w:pPr>
        <w:widowControl w:val="0"/>
        <w:spacing w:line="276" w:lineRule="auto"/>
        <w:ind w:left="1080" w:hanging="1080"/>
        <w:contextualSpacing/>
        <w:rPr>
          <w:color w:val="000000" w:themeColor="text1"/>
          <w:sz w:val="20"/>
          <w:szCs w:val="20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S.PMD.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3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tab/>
      </w:r>
      <w:r>
        <w:rPr>
          <w:sz w:val="20"/>
          <w:szCs w:val="20"/>
        </w:rPr>
        <w:t>Create a probability distribution of a discrete random variable using theoretical probabilities</w:t>
      </w:r>
      <w:r w:rsidR="00E74B3E">
        <w:rPr>
          <w:sz w:val="20"/>
          <w:szCs w:val="20"/>
        </w:rPr>
        <w:t xml:space="preserve"> and</w:t>
      </w:r>
      <w:r>
        <w:rPr>
          <w:sz w:val="20"/>
          <w:szCs w:val="20"/>
        </w:rPr>
        <w:t xml:space="preserve"> </w:t>
      </w:r>
      <w:r w:rsidRPr="00E74B3E">
        <w:rPr>
          <w:color w:val="000000" w:themeColor="text1"/>
          <w:sz w:val="20"/>
          <w:szCs w:val="20"/>
        </w:rPr>
        <w:t xml:space="preserve">use the probability distribution to calculate the probability of an event. </w:t>
      </w:r>
    </w:p>
    <w:p w14:paraId="1AB680C2" w14:textId="38234C9B" w:rsidR="004D17B3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S.PMD.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4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Create a probability distribution for a discrete random variable using experimental or observational data; calculate the expected value.</w:t>
      </w:r>
    </w:p>
    <w:p w14:paraId="66764C9E" w14:textId="5E17B8C9" w:rsidR="004D17B3" w:rsidRPr="00C46C22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S.PMD.</w:t>
      </w:r>
      <w:r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5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Use probability density models such as the normal curve and uniform density curve to model real-world data; calculate probabilities of continuous random variables using these models.</w:t>
      </w:r>
    </w:p>
    <w:p w14:paraId="59AF33CC" w14:textId="77777777" w:rsidR="00626D81" w:rsidRDefault="00626D81" w:rsidP="0097679E">
      <w:pPr>
        <w:spacing w:line="276" w:lineRule="auto"/>
      </w:pPr>
    </w:p>
    <w:p w14:paraId="3162FC8A" w14:textId="1EB1650A" w:rsidR="00626D81" w:rsidRPr="00166642" w:rsidRDefault="004D17B3" w:rsidP="0097679E">
      <w:pPr>
        <w:pStyle w:val="Heading3"/>
        <w:spacing w:before="0" w:line="276" w:lineRule="auto"/>
        <w:rPr>
          <w:b/>
          <w:bCs/>
        </w:rPr>
      </w:pPr>
      <w:bookmarkStart w:id="122" w:name="_Toc146041810"/>
      <w:r>
        <w:rPr>
          <w:b/>
          <w:bCs/>
        </w:rPr>
        <w:t>Outcomes of Decision</w:t>
      </w:r>
      <w:r w:rsidR="00A178DA">
        <w:rPr>
          <w:b/>
          <w:bCs/>
        </w:rPr>
        <w:t>s</w:t>
      </w:r>
      <w:bookmarkEnd w:id="122"/>
    </w:p>
    <w:p w14:paraId="3D7F1565" w14:textId="13380085" w:rsidR="00626D81" w:rsidRPr="00166642" w:rsidRDefault="00626D81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 xml:space="preserve">Students </w:t>
      </w:r>
      <w:r w:rsidR="004D17B3">
        <w:rPr>
          <w:rFonts w:eastAsia="Calibri"/>
          <w:color w:val="000000" w:themeColor="text1"/>
          <w:sz w:val="20"/>
          <w:szCs w:val="20"/>
        </w:rPr>
        <w:t>evaluate outcomes of decisions using probability</w:t>
      </w:r>
      <w:r>
        <w:rPr>
          <w:rFonts w:eastAsia="Calibri"/>
          <w:color w:val="000000" w:themeColor="text1"/>
          <w:sz w:val="20"/>
          <w:szCs w:val="20"/>
        </w:rPr>
        <w:t>.</w:t>
      </w:r>
    </w:p>
    <w:p w14:paraId="4F64A6AC" w14:textId="77777777" w:rsidR="00626D81" w:rsidRDefault="00626D81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68C4CAA6" w14:textId="34F2B25A" w:rsidR="00626D81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S.PMD.6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tab/>
      </w:r>
      <w:r>
        <w:rPr>
          <w:sz w:val="20"/>
          <w:szCs w:val="20"/>
        </w:rPr>
        <w:t>Analyze the costs and benefits of possible outcomes of making a decision by assigning probabilities to particular payoff values of a discrete random variable</w:t>
      </w:r>
      <w:r w:rsidR="00E74B3E">
        <w:rPr>
          <w:sz w:val="20"/>
          <w:szCs w:val="20"/>
        </w:rPr>
        <w:t xml:space="preserve"> and</w:t>
      </w:r>
      <w:r>
        <w:rPr>
          <w:sz w:val="20"/>
          <w:szCs w:val="20"/>
        </w:rPr>
        <w:t xml:space="preserve"> calculate expected values.</w:t>
      </w:r>
    </w:p>
    <w:p w14:paraId="4B735DBF" w14:textId="77777777" w:rsidR="004D17B3" w:rsidRPr="004D17B3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  <w:lang w:val="en"/>
        </w:rPr>
      </w:pPr>
    </w:p>
    <w:p w14:paraId="609F3744" w14:textId="77777777" w:rsidR="00626D81" w:rsidRPr="00166642" w:rsidRDefault="00626D81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23687D8C" wp14:editId="7AA538C0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666209396" name="Straight Connector 666209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0CBE5406" id="Straight Connector 666209396" o:spid="_x0000_s1026" style="position:absolute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57181A4C" w14:textId="77777777" w:rsidR="00626D81" w:rsidRPr="00166642" w:rsidRDefault="00626D81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52B5B358" w14:textId="4E505C21" w:rsidR="00626D81" w:rsidRPr="001B6B39" w:rsidRDefault="004D17B3" w:rsidP="0097679E">
      <w:pPr>
        <w:pStyle w:val="Heading2"/>
        <w:spacing w:line="276" w:lineRule="auto"/>
        <w:rPr>
          <w:b/>
          <w:bCs/>
          <w:u w:val="single"/>
        </w:rPr>
      </w:pPr>
      <w:bookmarkStart w:id="123" w:name="_Toc146041811"/>
      <w:r w:rsidRPr="001B6B39">
        <w:rPr>
          <w:b/>
          <w:bCs/>
          <w:u w:val="single"/>
          <w:lang w:val="en"/>
        </w:rPr>
        <w:t>Collecting Data &amp; Data Bias</w:t>
      </w:r>
      <w:bookmarkEnd w:id="123"/>
    </w:p>
    <w:p w14:paraId="1FAE19BA" w14:textId="33BA0F1B" w:rsidR="00626D81" w:rsidRPr="001B6B39" w:rsidRDefault="004D17B3" w:rsidP="0097679E">
      <w:pPr>
        <w:pStyle w:val="Heading3"/>
        <w:spacing w:line="276" w:lineRule="auto"/>
        <w:rPr>
          <w:b/>
          <w:bCs/>
        </w:rPr>
      </w:pPr>
      <w:bookmarkStart w:id="124" w:name="_Toc146041812"/>
      <w:r w:rsidRPr="001B6B39">
        <w:rPr>
          <w:b/>
          <w:bCs/>
        </w:rPr>
        <w:t>Data Collection</w:t>
      </w:r>
      <w:bookmarkEnd w:id="124"/>
    </w:p>
    <w:p w14:paraId="751DB77A" w14:textId="658B7E09" w:rsidR="00626D81" w:rsidRPr="00966B30" w:rsidRDefault="00626D81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 w:rsidRPr="00966B30">
        <w:rPr>
          <w:rFonts w:eastAsia="Calibri"/>
          <w:color w:val="000000" w:themeColor="text1"/>
          <w:sz w:val="20"/>
          <w:szCs w:val="20"/>
        </w:rPr>
        <w:t xml:space="preserve">Students </w:t>
      </w:r>
      <w:r w:rsidR="004D17B3">
        <w:rPr>
          <w:rFonts w:eastAsia="Calibri"/>
          <w:color w:val="000000" w:themeColor="text1"/>
          <w:sz w:val="20"/>
          <w:szCs w:val="20"/>
          <w:lang w:val="en"/>
        </w:rPr>
        <w:t>explore best practices of collecting data while identifying possible sources of bias in data collection methods</w:t>
      </w:r>
      <w:r w:rsidRPr="00966B30">
        <w:rPr>
          <w:rFonts w:eastAsia="Calibri"/>
          <w:color w:val="000000" w:themeColor="text1"/>
          <w:sz w:val="20"/>
          <w:szCs w:val="20"/>
        </w:rPr>
        <w:t xml:space="preserve">. </w:t>
      </w:r>
    </w:p>
    <w:p w14:paraId="1014CB65" w14:textId="77777777" w:rsidR="00626D81" w:rsidRDefault="00626D81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2A81A8F4" w14:textId="77777777" w:rsidR="004D17B3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S.CD.1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tab/>
      </w:r>
      <w:r>
        <w:rPr>
          <w:sz w:val="20"/>
          <w:szCs w:val="20"/>
        </w:rPr>
        <w:t>Describe how to take a simple random sample using technology or a random number table.</w:t>
      </w:r>
    </w:p>
    <w:p w14:paraId="04576D9C" w14:textId="49931461" w:rsidR="00626D81" w:rsidRDefault="004D17B3" w:rsidP="0097679E">
      <w:pPr>
        <w:widowControl w:val="0"/>
        <w:spacing w:line="276" w:lineRule="auto"/>
        <w:ind w:left="1080" w:hanging="1080"/>
        <w:contextualSpacing/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S.CD.2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tab/>
      </w:r>
      <w:r>
        <w:rPr>
          <w:sz w:val="20"/>
          <w:szCs w:val="20"/>
        </w:rPr>
        <w:t>Use randomization strategies to ensure random selection processes are fair.</w:t>
      </w:r>
    </w:p>
    <w:p w14:paraId="3165D827" w14:textId="14531C59" w:rsidR="00626D81" w:rsidRDefault="004D17B3" w:rsidP="0097679E">
      <w:pPr>
        <w:widowControl w:val="0"/>
        <w:spacing w:line="276" w:lineRule="auto"/>
        <w:ind w:left="1080" w:hanging="1080"/>
        <w:contextualSpacing/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S.CD.3</w:t>
      </w:r>
      <w:r w:rsidR="00626D81"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="00626D81" w:rsidRPr="00166642">
        <w:tab/>
      </w:r>
      <w:r>
        <w:rPr>
          <w:sz w:val="20"/>
          <w:szCs w:val="20"/>
        </w:rPr>
        <w:t>Understand that certain types of sampling methods may lead to bias, such as convenience and voluntary samples.</w:t>
      </w:r>
    </w:p>
    <w:p w14:paraId="05711D0C" w14:textId="77777777" w:rsidR="0056786B" w:rsidRDefault="0056786B" w:rsidP="0097679E">
      <w:pPr>
        <w:widowControl w:val="0"/>
        <w:spacing w:line="276" w:lineRule="auto"/>
        <w:ind w:left="1080" w:hanging="1080"/>
        <w:contextualSpacing/>
      </w:pPr>
    </w:p>
    <w:p w14:paraId="2B221C72" w14:textId="77777777" w:rsidR="00626D81" w:rsidRPr="00166642" w:rsidRDefault="00626D81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2F7F163C" wp14:editId="3984D8A2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186145686" name="Straight Connector 1186145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1148D4EC" id="Straight Connector 1186145686" o:spid="_x0000_s1026" style="position:absolute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7A896CA8" w14:textId="77777777" w:rsidR="004D17B3" w:rsidRDefault="004D17B3" w:rsidP="0097679E">
      <w:pPr>
        <w:spacing w:line="276" w:lineRule="auto"/>
        <w:contextualSpacing/>
      </w:pPr>
    </w:p>
    <w:p w14:paraId="051A70A8" w14:textId="3CEFE14E" w:rsidR="004D17B3" w:rsidRPr="001B6B39" w:rsidRDefault="004D17B3" w:rsidP="0097679E">
      <w:pPr>
        <w:pStyle w:val="Heading2"/>
        <w:spacing w:line="276" w:lineRule="auto"/>
        <w:rPr>
          <w:b/>
          <w:bCs/>
          <w:u w:val="single"/>
        </w:rPr>
      </w:pPr>
      <w:bookmarkStart w:id="125" w:name="_Toc146041813"/>
      <w:r w:rsidRPr="001B6B39">
        <w:rPr>
          <w:b/>
          <w:bCs/>
          <w:u w:val="single"/>
          <w:lang w:val="en"/>
        </w:rPr>
        <w:t>Displaying &amp; Describing Distributions of Data</w:t>
      </w:r>
      <w:bookmarkEnd w:id="125"/>
    </w:p>
    <w:p w14:paraId="626087D0" w14:textId="7B01C622" w:rsidR="004D17B3" w:rsidRPr="001B6B39" w:rsidRDefault="004D17B3" w:rsidP="0097679E">
      <w:pPr>
        <w:pStyle w:val="Heading3"/>
        <w:spacing w:before="0" w:line="276" w:lineRule="auto"/>
        <w:rPr>
          <w:b/>
          <w:bCs/>
        </w:rPr>
      </w:pPr>
      <w:bookmarkStart w:id="126" w:name="_Toc146041814"/>
      <w:r w:rsidRPr="001B6B39">
        <w:rPr>
          <w:b/>
          <w:bCs/>
        </w:rPr>
        <w:t>Data Representation</w:t>
      </w:r>
      <w:bookmarkEnd w:id="126"/>
    </w:p>
    <w:p w14:paraId="2C472BE7" w14:textId="65269034" w:rsidR="004D17B3" w:rsidRPr="00966B30" w:rsidRDefault="004D17B3" w:rsidP="0097679E">
      <w:pPr>
        <w:spacing w:line="276" w:lineRule="auto"/>
        <w:contextualSpacing/>
        <w:rPr>
          <w:rFonts w:eastAsia="Calibri"/>
          <w:color w:val="000000" w:themeColor="text1"/>
          <w:sz w:val="20"/>
          <w:szCs w:val="20"/>
        </w:rPr>
      </w:pPr>
      <w:r w:rsidRPr="00966B30">
        <w:rPr>
          <w:rFonts w:eastAsia="Calibri"/>
          <w:color w:val="000000" w:themeColor="text1"/>
          <w:sz w:val="20"/>
          <w:szCs w:val="20"/>
        </w:rPr>
        <w:t xml:space="preserve">Students </w:t>
      </w:r>
      <w:r>
        <w:rPr>
          <w:rFonts w:eastAsia="Calibri"/>
          <w:color w:val="000000" w:themeColor="text1"/>
          <w:sz w:val="20"/>
          <w:szCs w:val="20"/>
          <w:lang w:val="en"/>
        </w:rPr>
        <w:t>represent raw data in tabular and graphical form to describe features of the data and summarize trends</w:t>
      </w:r>
      <w:r w:rsidRPr="00966B30">
        <w:rPr>
          <w:rFonts w:eastAsia="Calibri"/>
          <w:color w:val="000000" w:themeColor="text1"/>
          <w:sz w:val="20"/>
          <w:szCs w:val="20"/>
        </w:rPr>
        <w:t xml:space="preserve">. </w:t>
      </w:r>
    </w:p>
    <w:p w14:paraId="416C01A1" w14:textId="77777777" w:rsidR="004D17B3" w:rsidRDefault="004D17B3" w:rsidP="0097679E">
      <w:pPr>
        <w:widowControl w:val="0"/>
        <w:spacing w:line="276" w:lineRule="auto"/>
        <w:ind w:left="1080" w:hanging="1080"/>
        <w:contextualSpacing/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</w:pPr>
    </w:p>
    <w:p w14:paraId="6787469E" w14:textId="1E2CE4B8" w:rsidR="004D17B3" w:rsidRDefault="004D17B3" w:rsidP="0097679E">
      <w:pPr>
        <w:widowControl w:val="0"/>
        <w:spacing w:line="276" w:lineRule="auto"/>
        <w:ind w:left="1080" w:hanging="1080"/>
        <w:contextualSpacing/>
        <w:rPr>
          <w:sz w:val="20"/>
          <w:szCs w:val="20"/>
        </w:rPr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S.DD.1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Distinguish between categorical and quantitative data.</w:t>
      </w:r>
    </w:p>
    <w:p w14:paraId="4BAD0007" w14:textId="57175B3E" w:rsidR="004D17B3" w:rsidRDefault="004D17B3" w:rsidP="0097679E">
      <w:pPr>
        <w:widowControl w:val="0"/>
        <w:spacing w:line="276" w:lineRule="auto"/>
        <w:ind w:left="1080" w:hanging="1080"/>
        <w:contextualSpacing/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S.DD.2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Determine if there is an association between two quantitative variables using the correlation coefficient and scatter plots.</w:t>
      </w:r>
    </w:p>
    <w:p w14:paraId="46E6E435" w14:textId="2DC58B49" w:rsidR="004D17B3" w:rsidRDefault="004D17B3" w:rsidP="0097679E">
      <w:pPr>
        <w:widowControl w:val="0"/>
        <w:spacing w:line="276" w:lineRule="auto"/>
        <w:ind w:left="1080" w:hanging="1080"/>
        <w:contextualSpacing/>
      </w:pPr>
      <w:r w:rsidRPr="004D17B3">
        <w:rPr>
          <w:rFonts w:eastAsiaTheme="minorEastAsia"/>
          <w:b/>
          <w:bCs/>
          <w:color w:val="2F5496" w:themeColor="accent1" w:themeShade="BF"/>
          <w:sz w:val="20"/>
          <w:szCs w:val="20"/>
          <w:lang w:val="en"/>
        </w:rPr>
        <w:t>S.DD.3</w:t>
      </w:r>
      <w:r w:rsidRPr="00166642">
        <w:rPr>
          <w:rFonts w:eastAsiaTheme="minorEastAsia"/>
          <w:b/>
          <w:bCs/>
          <w:color w:val="2F5496" w:themeColor="accent1" w:themeShade="BF"/>
          <w:sz w:val="20"/>
          <w:szCs w:val="20"/>
        </w:rPr>
        <w:t>:</w:t>
      </w:r>
      <w:r w:rsidRPr="00166642">
        <w:tab/>
      </w:r>
      <w:r>
        <w:rPr>
          <w:sz w:val="20"/>
          <w:szCs w:val="20"/>
        </w:rPr>
        <w:t>Model real-world data using least squares regression techniques.</w:t>
      </w:r>
    </w:p>
    <w:p w14:paraId="22CDB307" w14:textId="77777777" w:rsidR="004D17B3" w:rsidRDefault="004D17B3" w:rsidP="0097679E">
      <w:pPr>
        <w:spacing w:line="276" w:lineRule="auto"/>
      </w:pPr>
    </w:p>
    <w:p w14:paraId="4859CAFD" w14:textId="77777777" w:rsidR="004D17B3" w:rsidRPr="00166642" w:rsidRDefault="004D17B3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568F6D01" wp14:editId="5755A171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232714156" name="Straight Connector 1232714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34E2FFAC" id="Straight Connector 1232714156" o:spid="_x0000_s1026" style="position:absolute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56AA17CE" w14:textId="4DCFF805" w:rsidR="00626D81" w:rsidRPr="00166642" w:rsidRDefault="004D17B3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5660243C" w14:textId="77777777" w:rsidR="00626D81" w:rsidRDefault="00626D81" w:rsidP="0097679E">
      <w:pPr>
        <w:spacing w:line="276" w:lineRule="auto"/>
        <w:jc w:val="center"/>
      </w:pPr>
    </w:p>
    <w:p w14:paraId="415AE8F0" w14:textId="77777777" w:rsidR="00626D81" w:rsidRPr="00166642" w:rsidRDefault="00000000" w:rsidP="0097679E">
      <w:pPr>
        <w:spacing w:line="276" w:lineRule="auto"/>
        <w:jc w:val="center"/>
        <w:rPr>
          <w:b/>
          <w:bCs/>
          <w:sz w:val="20"/>
          <w:szCs w:val="20"/>
        </w:rPr>
      </w:pPr>
      <w:hyperlink w:anchor="Contents" w:history="1">
        <w:r w:rsidR="00626D81" w:rsidRPr="00166642">
          <w:rPr>
            <w:rStyle w:val="Hyperlink"/>
            <w:b/>
            <w:bCs/>
            <w:sz w:val="20"/>
            <w:szCs w:val="20"/>
          </w:rPr>
          <w:t>Return to the Table of Contents</w:t>
        </w:r>
      </w:hyperlink>
    </w:p>
    <w:p w14:paraId="0A09381B" w14:textId="77777777" w:rsidR="00626D81" w:rsidRDefault="00626D81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0E0791F0" w14:textId="77777777" w:rsidR="0056786B" w:rsidRDefault="0056786B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215A8A73" w14:textId="77777777" w:rsidR="0056786B" w:rsidRDefault="0056786B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  <w:sectPr w:rsidR="0056786B" w:rsidSect="00767827">
          <w:headerReference w:type="even" r:id="rId35"/>
          <w:headerReference w:type="default" r:id="rId36"/>
          <w:headerReference w:type="first" r:id="rId37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15DE178A" w14:textId="77777777" w:rsidR="0056786B" w:rsidRDefault="0056786B" w:rsidP="0097679E">
      <w:pPr>
        <w:pStyle w:val="Heading1"/>
        <w:spacing w:before="0" w:line="276" w:lineRule="auto"/>
        <w:rPr>
          <w:b/>
        </w:rPr>
      </w:pPr>
      <w:bookmarkStart w:id="127" w:name="_heading=h.gjdgxs" w:colFirst="0" w:colLast="0"/>
      <w:bookmarkStart w:id="128" w:name="_Toc146041815"/>
      <w:bookmarkEnd w:id="127"/>
      <w:r>
        <w:rPr>
          <w:b/>
        </w:rPr>
        <w:lastRenderedPageBreak/>
        <w:t>CRITICAL ALGEBRA I MATH STANDARDS</w:t>
      </w:r>
      <w:bookmarkEnd w:id="128"/>
    </w:p>
    <w:p w14:paraId="3516E914" w14:textId="4587AEE7" w:rsidR="0056786B" w:rsidRPr="00A52044" w:rsidRDefault="0056786B" w:rsidP="0097679E">
      <w:pPr>
        <w:spacing w:line="276" w:lineRule="auto"/>
        <w:rPr>
          <w:bCs/>
          <w:i/>
          <w:iCs/>
          <w:color w:val="1F3863"/>
          <w:sz w:val="22"/>
          <w:szCs w:val="22"/>
        </w:rPr>
      </w:pPr>
      <w:r w:rsidRPr="00A52044">
        <w:rPr>
          <w:bCs/>
          <w:i/>
          <w:iCs/>
          <w:color w:val="1F3863"/>
          <w:sz w:val="22"/>
          <w:szCs w:val="22"/>
        </w:rPr>
        <w:t>Critical Algebra I Math Standards are composed of the Algebra I standards and supporting standards from previous grades. The supporting standards are located at the end of t</w:t>
      </w:r>
      <w:r w:rsidR="00A52044" w:rsidRPr="00A52044">
        <w:rPr>
          <w:bCs/>
          <w:i/>
          <w:iCs/>
          <w:color w:val="1F3863"/>
          <w:sz w:val="22"/>
          <w:szCs w:val="22"/>
        </w:rPr>
        <w:t>his course</w:t>
      </w:r>
      <w:r w:rsidRPr="00A52044">
        <w:rPr>
          <w:bCs/>
          <w:i/>
          <w:iCs/>
          <w:color w:val="1F3863"/>
          <w:sz w:val="22"/>
          <w:szCs w:val="22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hidden="0" allowOverlap="1" wp14:anchorId="316B6721" wp14:editId="00601E41">
                <wp:simplePos x="0" y="0"/>
                <wp:positionH relativeFrom="column">
                  <wp:posOffset>38101</wp:posOffset>
                </wp:positionH>
                <wp:positionV relativeFrom="paragraph">
                  <wp:posOffset>127000</wp:posOffset>
                </wp:positionV>
                <wp:extent cx="0" cy="12700"/>
                <wp:effectExtent l="0" t="0" r="0" b="0"/>
                <wp:wrapNone/>
                <wp:docPr id="825" name="Straight Arrow Connector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shapetype w14:anchorId="101B81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25" o:spid="_x0000_s1026" type="#_x0000_t32" style="position:absolute;margin-left:3pt;margin-top:10pt;width:0;height: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lDw0wEAAJk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AF87A6F" w14:textId="77777777" w:rsidR="0056786B" w:rsidRDefault="0056786B" w:rsidP="0097679E">
      <w:pPr>
        <w:spacing w:line="276" w:lineRule="auto"/>
      </w:pPr>
    </w:p>
    <w:p w14:paraId="397DC9D1" w14:textId="77777777" w:rsidR="0056786B" w:rsidRDefault="0056786B" w:rsidP="0097679E">
      <w:pPr>
        <w:pStyle w:val="Heading2"/>
        <w:spacing w:before="0" w:line="276" w:lineRule="auto"/>
        <w:rPr>
          <w:b/>
          <w:u w:val="single"/>
        </w:rPr>
      </w:pPr>
      <w:bookmarkStart w:id="129" w:name="_heading=h.30j0zll" w:colFirst="0" w:colLast="0"/>
      <w:bookmarkStart w:id="130" w:name="_Toc146041816"/>
      <w:bookmarkEnd w:id="129"/>
      <w:r>
        <w:rPr>
          <w:b/>
          <w:u w:val="single"/>
        </w:rPr>
        <w:t>Expressions</w:t>
      </w:r>
      <w:bookmarkEnd w:id="130"/>
    </w:p>
    <w:p w14:paraId="29B43A6F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31" w:name="_heading=h.1fob9te" w:colFirst="0" w:colLast="0"/>
      <w:bookmarkStart w:id="132" w:name="_Toc146041817"/>
      <w:bookmarkEnd w:id="131"/>
      <w:r>
        <w:rPr>
          <w:b/>
        </w:rPr>
        <w:t>Polynomials, Roots, &amp; Exponent Laws</w:t>
      </w:r>
      <w:bookmarkEnd w:id="132"/>
    </w:p>
    <w:p w14:paraId="02327032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sz w:val="20"/>
          <w:szCs w:val="20"/>
        </w:rPr>
        <w:t>Students simplify algebraic and numerical expressions.</w:t>
      </w:r>
    </w:p>
    <w:p w14:paraId="6406E6A8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</w:p>
    <w:p w14:paraId="77CBB996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A</w:t>
      </w:r>
      <w:proofErr w:type="gramStart"/>
      <w:r>
        <w:rPr>
          <w:b/>
          <w:color w:val="2F5496"/>
          <w:sz w:val="20"/>
          <w:szCs w:val="20"/>
        </w:rPr>
        <w:t>1.EX.</w:t>
      </w:r>
      <w:proofErr w:type="gramEnd"/>
      <w:r>
        <w:rPr>
          <w:b/>
          <w:color w:val="2F5496"/>
          <w:sz w:val="20"/>
          <w:szCs w:val="20"/>
        </w:rPr>
        <w:t>1:</w:t>
      </w:r>
      <w:r>
        <w:tab/>
      </w:r>
      <w:r>
        <w:rPr>
          <w:color w:val="000000"/>
          <w:sz w:val="20"/>
          <w:szCs w:val="20"/>
        </w:rPr>
        <w:t>Add, subtract, and multiply polynomials; compare the system of polynomials to the system of integers when performing operations.</w:t>
      </w:r>
    </w:p>
    <w:p w14:paraId="5D9B9851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Supporting standards: 6.ALG.5, 7.ALG.1, 8.NCC.3</w:t>
      </w:r>
    </w:p>
    <w:p w14:paraId="352F39C3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A</w:t>
      </w:r>
      <w:proofErr w:type="gramStart"/>
      <w:r>
        <w:rPr>
          <w:b/>
          <w:color w:val="2F5496"/>
          <w:sz w:val="20"/>
          <w:szCs w:val="20"/>
        </w:rPr>
        <w:t>1.EX.</w:t>
      </w:r>
      <w:proofErr w:type="gramEnd"/>
      <w:r>
        <w:rPr>
          <w:b/>
          <w:color w:val="2F5496"/>
          <w:sz w:val="20"/>
          <w:szCs w:val="20"/>
        </w:rPr>
        <w:t>2:</w:t>
      </w:r>
      <w:r>
        <w:tab/>
      </w:r>
      <w:r>
        <w:rPr>
          <w:color w:val="000000"/>
          <w:sz w:val="20"/>
          <w:szCs w:val="20"/>
        </w:rPr>
        <w:t>Simplify and perform operations with radical expressions without variables; rationalizing denominators should not include conjugates.</w:t>
      </w:r>
    </w:p>
    <w:p w14:paraId="6FC7BB9D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Supporting standards: 6.NCC.11, 8.NCC.8</w:t>
      </w:r>
    </w:p>
    <w:p w14:paraId="5C7564B4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A</w:t>
      </w:r>
      <w:proofErr w:type="gramStart"/>
      <w:r>
        <w:rPr>
          <w:b/>
          <w:color w:val="2F5496"/>
          <w:sz w:val="20"/>
          <w:szCs w:val="20"/>
        </w:rPr>
        <w:t>1.EX.</w:t>
      </w:r>
      <w:proofErr w:type="gramEnd"/>
      <w:r>
        <w:rPr>
          <w:b/>
          <w:color w:val="2F5496"/>
          <w:sz w:val="20"/>
          <w:szCs w:val="20"/>
        </w:rPr>
        <w:t>3:</w:t>
      </w:r>
      <w:r>
        <w:tab/>
      </w:r>
      <w:r>
        <w:rPr>
          <w:color w:val="000000"/>
          <w:sz w:val="20"/>
          <w:szCs w:val="20"/>
        </w:rPr>
        <w:t>Simplify algebraic expressions using the laws of exponents.</w:t>
      </w:r>
    </w:p>
    <w:p w14:paraId="1EA5322C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Supporting standards: 6.ALG.3, 7.NCC.7, 7.NCC.8, 8.NCC.3</w:t>
      </w:r>
    </w:p>
    <w:p w14:paraId="42828139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A</w:t>
      </w:r>
      <w:proofErr w:type="gramStart"/>
      <w:r>
        <w:rPr>
          <w:b/>
          <w:color w:val="2F5496"/>
          <w:sz w:val="20"/>
          <w:szCs w:val="20"/>
        </w:rPr>
        <w:t>1.EX.</w:t>
      </w:r>
      <w:proofErr w:type="gramEnd"/>
      <w:r>
        <w:rPr>
          <w:b/>
          <w:color w:val="2F5496"/>
          <w:sz w:val="20"/>
          <w:szCs w:val="20"/>
        </w:rPr>
        <w:t>4:</w:t>
      </w:r>
      <w:r>
        <w:tab/>
      </w:r>
      <w:r>
        <w:rPr>
          <w:color w:val="000000"/>
          <w:sz w:val="20"/>
          <w:szCs w:val="20"/>
        </w:rPr>
        <w:t>Interpret the parts of expressions such as terms, factors, and coefficients in terms of a real-world context.</w:t>
      </w:r>
    </w:p>
    <w:p w14:paraId="23A44D3D" w14:textId="2D8EE1E5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Supporting standards: 5.CAR.13, 6.ALG.1, 6.ALG</w:t>
      </w:r>
      <w:r w:rsidR="00A52044">
        <w:rPr>
          <w:rFonts w:ascii="Calibri" w:eastAsia="Calibri" w:hAnsi="Calibri" w:cs="Calibri"/>
          <w:color w:val="000000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z w:val="20"/>
          <w:szCs w:val="20"/>
        </w:rPr>
        <w:t>2</w:t>
      </w:r>
    </w:p>
    <w:p w14:paraId="31BC37C7" w14:textId="77777777" w:rsidR="0056786B" w:rsidRDefault="0056786B" w:rsidP="0097679E">
      <w:pPr>
        <w:widowControl w:val="0"/>
        <w:spacing w:line="276" w:lineRule="auto"/>
        <w:ind w:left="1080" w:hanging="1080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hidden="0" allowOverlap="1" wp14:anchorId="02755F1C" wp14:editId="6BCE7130">
                <wp:simplePos x="0" y="0"/>
                <wp:positionH relativeFrom="column">
                  <wp:posOffset>38101</wp:posOffset>
                </wp:positionH>
                <wp:positionV relativeFrom="paragraph">
                  <wp:posOffset>127000</wp:posOffset>
                </wp:positionV>
                <wp:extent cx="0" cy="12700"/>
                <wp:effectExtent l="0" t="0" r="0" b="0"/>
                <wp:wrapNone/>
                <wp:docPr id="824" name="Straight Arrow Connector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shape w14:anchorId="706529DF" id="Straight Arrow Connector 824" o:spid="_x0000_s1026" type="#_x0000_t32" style="position:absolute;margin-left:3pt;margin-top:10pt;width:0;height:1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lDw0wEAAJk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bookmarkStart w:id="133" w:name="_heading=h.3znysh7" w:colFirst="0" w:colLast="0"/>
      <w:bookmarkEnd w:id="133"/>
    </w:p>
    <w:p w14:paraId="1CB48EDC" w14:textId="77777777" w:rsidR="0056786B" w:rsidRPr="00166642" w:rsidRDefault="0056786B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34B78D92" wp14:editId="00BEDBE8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645869535" name="Straight Connector 645869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35EF10FF" id="Straight Connector 645869535" o:spid="_x0000_s1026" style="position:absolute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55D93EED" w14:textId="77777777" w:rsidR="0056786B" w:rsidRDefault="0056786B" w:rsidP="0097679E">
      <w:pPr>
        <w:spacing w:line="276" w:lineRule="auto"/>
        <w:contextualSpacing/>
      </w:pPr>
    </w:p>
    <w:p w14:paraId="747CC30A" w14:textId="0A4FDBFF" w:rsidR="0056786B" w:rsidRPr="0056786B" w:rsidRDefault="0056786B" w:rsidP="0097679E">
      <w:pPr>
        <w:pStyle w:val="Heading2"/>
        <w:spacing w:line="276" w:lineRule="auto"/>
        <w:rPr>
          <w:b/>
          <w:bCs/>
          <w:u w:val="single"/>
        </w:rPr>
      </w:pPr>
      <w:bookmarkStart w:id="134" w:name="_Toc146041818"/>
      <w:r w:rsidRPr="0056786B">
        <w:rPr>
          <w:b/>
          <w:bCs/>
          <w:u w:val="single"/>
        </w:rPr>
        <w:t>Functions</w:t>
      </w:r>
      <w:bookmarkEnd w:id="134"/>
    </w:p>
    <w:p w14:paraId="71534380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35" w:name="_heading=h.2et92p0" w:colFirst="0" w:colLast="0"/>
      <w:bookmarkStart w:id="136" w:name="_Toc146041819"/>
      <w:bookmarkEnd w:id="135"/>
      <w:r>
        <w:rPr>
          <w:b/>
        </w:rPr>
        <w:t>Domain &amp; Range, Function Notation</w:t>
      </w:r>
      <w:bookmarkEnd w:id="136"/>
    </w:p>
    <w:p w14:paraId="225182DB" w14:textId="77777777" w:rsidR="0056786B" w:rsidRDefault="0056786B" w:rsidP="0097679E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Students understand the concept of a function, domain and range, and use function notation; students use function notation to solve problems.</w:t>
      </w:r>
    </w:p>
    <w:p w14:paraId="2C15E10E" w14:textId="77777777" w:rsidR="0056786B" w:rsidRPr="00A52044" w:rsidRDefault="0056786B" w:rsidP="0097679E">
      <w:pPr>
        <w:spacing w:line="276" w:lineRule="auto"/>
        <w:rPr>
          <w:rFonts w:ascii="Calibri" w:hAnsi="Calibri" w:cs="Calibri"/>
          <w:color w:val="000000"/>
          <w:sz w:val="20"/>
          <w:szCs w:val="20"/>
        </w:rPr>
      </w:pPr>
    </w:p>
    <w:p w14:paraId="5E67933A" w14:textId="77777777" w:rsidR="0056786B" w:rsidRPr="00A52044" w:rsidRDefault="0056786B" w:rsidP="0097679E">
      <w:pPr>
        <w:spacing w:line="276" w:lineRule="auto"/>
        <w:ind w:left="1080" w:hanging="1080"/>
        <w:rPr>
          <w:rFonts w:ascii="Calibri" w:hAnsi="Calibri" w:cs="Calibri"/>
          <w:color w:val="000000"/>
          <w:sz w:val="20"/>
          <w:szCs w:val="20"/>
        </w:rPr>
      </w:pPr>
      <w:r w:rsidRPr="00A52044">
        <w:rPr>
          <w:rFonts w:ascii="Calibri" w:hAnsi="Calibri" w:cs="Calibri"/>
          <w:b/>
          <w:color w:val="2F5496"/>
          <w:sz w:val="20"/>
          <w:szCs w:val="20"/>
        </w:rPr>
        <w:t>A</w:t>
      </w:r>
      <w:proofErr w:type="gramStart"/>
      <w:r w:rsidRPr="00A52044">
        <w:rPr>
          <w:rFonts w:ascii="Calibri" w:hAnsi="Calibri" w:cs="Calibri"/>
          <w:b/>
          <w:color w:val="2F5496"/>
          <w:sz w:val="20"/>
          <w:szCs w:val="20"/>
        </w:rPr>
        <w:t>1.FN.</w:t>
      </w:r>
      <w:proofErr w:type="gramEnd"/>
      <w:r w:rsidRPr="00A52044">
        <w:rPr>
          <w:rFonts w:ascii="Calibri" w:hAnsi="Calibri" w:cs="Calibri"/>
          <w:b/>
          <w:color w:val="2F5496"/>
          <w:sz w:val="20"/>
          <w:szCs w:val="20"/>
        </w:rPr>
        <w:t>1:</w:t>
      </w:r>
      <w:r w:rsidRPr="00A52044">
        <w:rPr>
          <w:rFonts w:ascii="Calibri" w:hAnsi="Calibri" w:cs="Calibri"/>
          <w:color w:val="2F5496"/>
          <w:sz w:val="20"/>
          <w:szCs w:val="20"/>
        </w:rPr>
        <w:t xml:space="preserve"> </w:t>
      </w:r>
      <w:r w:rsidRPr="00A52044">
        <w:rPr>
          <w:rFonts w:ascii="Calibri" w:hAnsi="Calibri" w:cs="Calibri"/>
        </w:rPr>
        <w:tab/>
      </w:r>
      <w:r w:rsidRPr="00A52044">
        <w:rPr>
          <w:rFonts w:ascii="Calibri" w:hAnsi="Calibri" w:cs="Calibri"/>
          <w:color w:val="000000"/>
          <w:sz w:val="20"/>
          <w:szCs w:val="20"/>
        </w:rPr>
        <w:t>Explain that a function assigns each element in the domain to exactly one element in the range.</w:t>
      </w:r>
    </w:p>
    <w:p w14:paraId="4687FA4D" w14:textId="77777777" w:rsidR="0056786B" w:rsidRPr="00A52044" w:rsidRDefault="0056786B" w:rsidP="00581CF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Arial" w:hAnsi="Calibri" w:cs="Calibri"/>
          <w:color w:val="000000"/>
          <w:sz w:val="18"/>
          <w:szCs w:val="18"/>
        </w:rPr>
      </w:pPr>
      <w:r w:rsidRPr="00A52044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7.ALG.5, </w:t>
      </w:r>
      <w:proofErr w:type="gramStart"/>
      <w:r w:rsidRPr="00A52044">
        <w:rPr>
          <w:rFonts w:ascii="Calibri" w:eastAsia="Calibri" w:hAnsi="Calibri" w:cs="Calibri"/>
          <w:color w:val="000000"/>
          <w:sz w:val="20"/>
          <w:szCs w:val="20"/>
        </w:rPr>
        <w:t>8.FN.</w:t>
      </w:r>
      <w:proofErr w:type="gramEnd"/>
      <w:r w:rsidRPr="00A52044">
        <w:rPr>
          <w:rFonts w:ascii="Calibri" w:eastAsia="Calibri" w:hAnsi="Calibri" w:cs="Calibri"/>
          <w:color w:val="000000"/>
          <w:sz w:val="20"/>
          <w:szCs w:val="20"/>
        </w:rPr>
        <w:t>3</w:t>
      </w:r>
    </w:p>
    <w:p w14:paraId="699A3AD4" w14:textId="77777777" w:rsidR="0056786B" w:rsidRPr="00A52044" w:rsidRDefault="0056786B" w:rsidP="0097679E">
      <w:pPr>
        <w:spacing w:line="276" w:lineRule="auto"/>
        <w:ind w:left="1080" w:hanging="1080"/>
        <w:rPr>
          <w:rFonts w:ascii="Calibri" w:hAnsi="Calibri" w:cs="Calibri"/>
          <w:sz w:val="20"/>
          <w:szCs w:val="20"/>
        </w:rPr>
      </w:pPr>
      <w:r w:rsidRPr="00A52044">
        <w:rPr>
          <w:rFonts w:ascii="Calibri" w:hAnsi="Calibri" w:cs="Calibri"/>
          <w:b/>
          <w:color w:val="2F5496"/>
          <w:sz w:val="20"/>
          <w:szCs w:val="20"/>
        </w:rPr>
        <w:t>A</w:t>
      </w:r>
      <w:proofErr w:type="gramStart"/>
      <w:r w:rsidRPr="00A52044">
        <w:rPr>
          <w:rFonts w:ascii="Calibri" w:hAnsi="Calibri" w:cs="Calibri"/>
          <w:b/>
          <w:color w:val="2F5496"/>
          <w:sz w:val="20"/>
          <w:szCs w:val="20"/>
        </w:rPr>
        <w:t>1.FN.</w:t>
      </w:r>
      <w:proofErr w:type="gramEnd"/>
      <w:r w:rsidRPr="00A52044">
        <w:rPr>
          <w:rFonts w:ascii="Calibri" w:hAnsi="Calibri" w:cs="Calibri"/>
          <w:b/>
          <w:color w:val="2F5496"/>
          <w:sz w:val="20"/>
          <w:szCs w:val="20"/>
        </w:rPr>
        <w:t>2:</w:t>
      </w:r>
      <w:r w:rsidRPr="00A52044">
        <w:rPr>
          <w:rFonts w:ascii="Calibri" w:hAnsi="Calibri" w:cs="Calibri"/>
        </w:rPr>
        <w:tab/>
      </w:r>
      <w:r w:rsidRPr="00A52044">
        <w:rPr>
          <w:rFonts w:ascii="Calibri" w:hAnsi="Calibri" w:cs="Calibri"/>
          <w:sz w:val="20"/>
          <w:szCs w:val="20"/>
        </w:rPr>
        <w:t xml:space="preserve">Use function notation to represent functions, understanding that if </w:t>
      </w:r>
      <m:oMath>
        <m:r>
          <w:rPr>
            <w:rFonts w:ascii="Cambria Math" w:eastAsia="Cambria Math" w:hAnsi="Cambria Math" w:cs="Calibri"/>
            <w:sz w:val="20"/>
            <w:szCs w:val="20"/>
          </w:rPr>
          <m:t>f</m:t>
        </m:r>
      </m:oMath>
      <w:r w:rsidRPr="00A52044">
        <w:rPr>
          <w:rFonts w:ascii="Calibri" w:hAnsi="Calibri" w:cs="Calibri"/>
          <w:sz w:val="20"/>
          <w:szCs w:val="20"/>
        </w:rPr>
        <w:t xml:space="preserve"> is a function and </w:t>
      </w:r>
      <m:oMath>
        <m:r>
          <w:rPr>
            <w:rFonts w:ascii="Cambria Math" w:eastAsia="Cambria Math" w:hAnsi="Cambria Math" w:cs="Calibri"/>
            <w:sz w:val="20"/>
            <w:szCs w:val="20"/>
          </w:rPr>
          <m:t>x</m:t>
        </m:r>
      </m:oMath>
      <w:r w:rsidRPr="00A52044">
        <w:rPr>
          <w:rFonts w:ascii="Calibri" w:hAnsi="Calibri" w:cs="Calibri"/>
          <w:sz w:val="20"/>
          <w:szCs w:val="20"/>
        </w:rPr>
        <w:t xml:space="preserve"> is an element of its domain, then </w:t>
      </w:r>
      <m:oMath>
        <m:r>
          <w:rPr>
            <w:rFonts w:ascii="Cambria Math" w:eastAsia="Cambria Math" w:hAnsi="Cambria Math" w:cs="Calibri"/>
            <w:sz w:val="20"/>
            <w:szCs w:val="20"/>
          </w:rPr>
          <m:t>f(x)</m:t>
        </m:r>
      </m:oMath>
      <w:r w:rsidRPr="00A52044">
        <w:rPr>
          <w:rFonts w:ascii="Calibri" w:hAnsi="Calibri" w:cs="Calibri"/>
          <w:sz w:val="20"/>
          <w:szCs w:val="20"/>
        </w:rPr>
        <w:t xml:space="preserve"> represents the output of </w:t>
      </w:r>
      <m:oMath>
        <m:r>
          <w:rPr>
            <w:rFonts w:ascii="Cambria Math" w:eastAsia="Cambria Math" w:hAnsi="Cambria Math" w:cs="Calibri"/>
            <w:sz w:val="20"/>
            <w:szCs w:val="20"/>
          </w:rPr>
          <m:t>f</m:t>
        </m:r>
      </m:oMath>
      <w:r w:rsidRPr="00A52044">
        <w:rPr>
          <w:rFonts w:ascii="Calibri" w:hAnsi="Calibri" w:cs="Calibri"/>
          <w:sz w:val="20"/>
          <w:szCs w:val="20"/>
        </w:rPr>
        <w:t xml:space="preserve"> corresponding to the input </w:t>
      </w:r>
      <m:oMath>
        <m:r>
          <w:rPr>
            <w:rFonts w:ascii="Cambria Math" w:eastAsia="Cambria Math" w:hAnsi="Cambria Math" w:cs="Calibri"/>
            <w:sz w:val="20"/>
            <w:szCs w:val="20"/>
          </w:rPr>
          <m:t>x</m:t>
        </m:r>
      </m:oMath>
      <w:r w:rsidRPr="00A52044">
        <w:rPr>
          <w:rFonts w:ascii="Calibri" w:hAnsi="Calibri" w:cs="Calibri"/>
          <w:sz w:val="20"/>
          <w:szCs w:val="20"/>
        </w:rPr>
        <w:t>.</w:t>
      </w:r>
    </w:p>
    <w:p w14:paraId="5CCFD591" w14:textId="77777777" w:rsidR="0056786B" w:rsidRPr="00A52044" w:rsidRDefault="0056786B" w:rsidP="00581CF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color w:val="000000"/>
          <w:sz w:val="20"/>
          <w:szCs w:val="20"/>
        </w:rPr>
      </w:pPr>
      <w:r w:rsidRPr="00A52044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7.ALG.5, </w:t>
      </w:r>
      <w:proofErr w:type="gramStart"/>
      <w:r w:rsidRPr="00A52044">
        <w:rPr>
          <w:rFonts w:ascii="Calibri" w:eastAsia="Calibri" w:hAnsi="Calibri" w:cs="Calibri"/>
          <w:color w:val="000000"/>
          <w:sz w:val="20"/>
          <w:szCs w:val="20"/>
        </w:rPr>
        <w:t>8.FN.</w:t>
      </w:r>
      <w:proofErr w:type="gramEnd"/>
      <w:r w:rsidRPr="00A52044">
        <w:rPr>
          <w:rFonts w:ascii="Calibri" w:eastAsia="Calibri" w:hAnsi="Calibri" w:cs="Calibri"/>
          <w:color w:val="000000"/>
          <w:sz w:val="20"/>
          <w:szCs w:val="20"/>
        </w:rPr>
        <w:t>3</w:t>
      </w:r>
    </w:p>
    <w:p w14:paraId="2C4113DD" w14:textId="77777777" w:rsidR="0056786B" w:rsidRPr="00A52044" w:rsidRDefault="0056786B" w:rsidP="0097679E">
      <w:pPr>
        <w:spacing w:line="276" w:lineRule="auto"/>
        <w:ind w:left="1080" w:hanging="1080"/>
        <w:rPr>
          <w:rFonts w:ascii="Calibri" w:hAnsi="Calibri" w:cs="Calibri"/>
          <w:sz w:val="20"/>
          <w:szCs w:val="20"/>
        </w:rPr>
      </w:pPr>
      <w:r w:rsidRPr="00A52044">
        <w:rPr>
          <w:rFonts w:ascii="Calibri" w:hAnsi="Calibri" w:cs="Calibri"/>
          <w:b/>
          <w:color w:val="2F5496"/>
          <w:sz w:val="20"/>
          <w:szCs w:val="20"/>
        </w:rPr>
        <w:t>A</w:t>
      </w:r>
      <w:proofErr w:type="gramStart"/>
      <w:r w:rsidRPr="00A52044">
        <w:rPr>
          <w:rFonts w:ascii="Calibri" w:hAnsi="Calibri" w:cs="Calibri"/>
          <w:b/>
          <w:color w:val="2F5496"/>
          <w:sz w:val="20"/>
          <w:szCs w:val="20"/>
        </w:rPr>
        <w:t>1.FN.</w:t>
      </w:r>
      <w:proofErr w:type="gramEnd"/>
      <w:r w:rsidRPr="00A52044">
        <w:rPr>
          <w:rFonts w:ascii="Calibri" w:hAnsi="Calibri" w:cs="Calibri"/>
          <w:b/>
          <w:color w:val="2F5496"/>
          <w:sz w:val="20"/>
          <w:szCs w:val="20"/>
        </w:rPr>
        <w:t>3:</w:t>
      </w:r>
      <w:r w:rsidRPr="00A52044">
        <w:rPr>
          <w:rFonts w:ascii="Calibri" w:hAnsi="Calibri" w:cs="Calibri"/>
          <w:color w:val="2F5496"/>
          <w:sz w:val="20"/>
          <w:szCs w:val="20"/>
        </w:rPr>
        <w:t xml:space="preserve"> </w:t>
      </w:r>
      <w:r w:rsidRPr="00A52044">
        <w:rPr>
          <w:rFonts w:ascii="Calibri" w:hAnsi="Calibri" w:cs="Calibri"/>
        </w:rPr>
        <w:tab/>
      </w:r>
      <w:r w:rsidRPr="00A52044">
        <w:rPr>
          <w:rFonts w:ascii="Calibri" w:hAnsi="Calibri" w:cs="Calibri"/>
          <w:sz w:val="20"/>
          <w:szCs w:val="20"/>
        </w:rPr>
        <w:t xml:space="preserve">Graph functions given in function notation, understanding that the graph contains the points </w:t>
      </w:r>
      <m:oMath>
        <m:r>
          <w:rPr>
            <w:rFonts w:ascii="Cambria Math" w:eastAsia="Cambria Math" w:hAnsi="Cambria Math" w:cs="Calibri"/>
            <w:sz w:val="20"/>
            <w:szCs w:val="20"/>
          </w:rPr>
          <m:t>(x, f</m:t>
        </m:r>
        <m:d>
          <m:dPr>
            <m:ctrlPr>
              <w:rPr>
                <w:rFonts w:ascii="Cambria Math" w:eastAsia="Cambria Math" w:hAnsi="Cambria Math" w:cs="Calibri"/>
                <w:sz w:val="20"/>
                <w:szCs w:val="20"/>
              </w:rPr>
            </m:ctrlPr>
          </m:dPr>
          <m:e>
            <m:r>
              <w:rPr>
                <w:rFonts w:ascii="Cambria Math" w:eastAsia="Cambria Math" w:hAnsi="Cambria Math" w:cs="Calibri"/>
                <w:sz w:val="20"/>
                <w:szCs w:val="20"/>
              </w:rPr>
              <m:t>x</m:t>
            </m:r>
          </m:e>
        </m:d>
        <m:r>
          <w:rPr>
            <w:rFonts w:ascii="Cambria Math" w:eastAsia="Cambria Math" w:hAnsi="Cambria Math" w:cs="Calibri"/>
            <w:sz w:val="20"/>
            <w:szCs w:val="20"/>
          </w:rPr>
          <m:t>)</m:t>
        </m:r>
      </m:oMath>
      <w:r w:rsidRPr="00A52044">
        <w:rPr>
          <w:rFonts w:ascii="Calibri" w:hAnsi="Calibri" w:cs="Calibri"/>
          <w:sz w:val="20"/>
          <w:szCs w:val="20"/>
        </w:rPr>
        <w:t>.</w:t>
      </w:r>
    </w:p>
    <w:p w14:paraId="57A3C63F" w14:textId="77777777" w:rsidR="0056786B" w:rsidRPr="00A52044" w:rsidRDefault="0056786B" w:rsidP="00581CF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Arial" w:hAnsi="Calibri" w:cs="Calibri"/>
          <w:color w:val="000000"/>
          <w:sz w:val="18"/>
          <w:szCs w:val="18"/>
        </w:rPr>
      </w:pPr>
      <w:r w:rsidRPr="00A52044">
        <w:rPr>
          <w:rFonts w:ascii="Calibri" w:eastAsia="Calibri" w:hAnsi="Calibri" w:cs="Calibri"/>
          <w:color w:val="000000"/>
          <w:sz w:val="20"/>
          <w:szCs w:val="20"/>
        </w:rPr>
        <w:t>Supporting standards: 5.CAR.12, 6.ALG.3, 6.ALG.6, 7.NCC.9</w:t>
      </w:r>
    </w:p>
    <w:p w14:paraId="40F94B3C" w14:textId="77777777" w:rsidR="0056786B" w:rsidRPr="00A52044" w:rsidRDefault="0056786B" w:rsidP="0097679E">
      <w:pPr>
        <w:spacing w:line="276" w:lineRule="auto"/>
        <w:ind w:left="1080" w:hanging="1080"/>
        <w:rPr>
          <w:rFonts w:ascii="Calibri" w:hAnsi="Calibri" w:cs="Calibri"/>
          <w:sz w:val="20"/>
          <w:szCs w:val="20"/>
        </w:rPr>
      </w:pPr>
      <w:r w:rsidRPr="00A52044">
        <w:rPr>
          <w:rFonts w:ascii="Calibri" w:hAnsi="Calibri" w:cs="Calibri"/>
          <w:b/>
          <w:color w:val="2F5496"/>
          <w:sz w:val="20"/>
          <w:szCs w:val="20"/>
        </w:rPr>
        <w:t>A</w:t>
      </w:r>
      <w:proofErr w:type="gramStart"/>
      <w:r w:rsidRPr="00A52044">
        <w:rPr>
          <w:rFonts w:ascii="Calibri" w:hAnsi="Calibri" w:cs="Calibri"/>
          <w:b/>
          <w:color w:val="2F5496"/>
          <w:sz w:val="20"/>
          <w:szCs w:val="20"/>
        </w:rPr>
        <w:t>1.FN.</w:t>
      </w:r>
      <w:proofErr w:type="gramEnd"/>
      <w:r w:rsidRPr="00A52044">
        <w:rPr>
          <w:rFonts w:ascii="Calibri" w:hAnsi="Calibri" w:cs="Calibri"/>
          <w:b/>
          <w:color w:val="2F5496"/>
          <w:sz w:val="20"/>
          <w:szCs w:val="20"/>
        </w:rPr>
        <w:t>4:</w:t>
      </w:r>
      <w:r w:rsidRPr="00A52044">
        <w:rPr>
          <w:rFonts w:ascii="Calibri" w:hAnsi="Calibri" w:cs="Calibri"/>
        </w:rPr>
        <w:tab/>
      </w:r>
      <w:r w:rsidRPr="00A52044">
        <w:rPr>
          <w:rFonts w:ascii="Calibri" w:hAnsi="Calibri" w:cs="Calibri"/>
          <w:sz w:val="20"/>
          <w:szCs w:val="20"/>
        </w:rPr>
        <w:t>Evaluate functions expressed in function notation for one or more elements in their domains (inputs); use function notation to describe a contextual situation.</w:t>
      </w:r>
    </w:p>
    <w:p w14:paraId="36C8094D" w14:textId="77777777" w:rsidR="0056786B" w:rsidRPr="00A52044" w:rsidRDefault="0056786B" w:rsidP="00581CF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color w:val="000000"/>
          <w:sz w:val="20"/>
          <w:szCs w:val="20"/>
        </w:rPr>
      </w:pPr>
      <w:r w:rsidRPr="00A52044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7.ALG.5, </w:t>
      </w:r>
      <w:proofErr w:type="gramStart"/>
      <w:r w:rsidRPr="00A52044">
        <w:rPr>
          <w:rFonts w:ascii="Calibri" w:eastAsia="Calibri" w:hAnsi="Calibri" w:cs="Calibri"/>
          <w:color w:val="000000"/>
          <w:sz w:val="20"/>
          <w:szCs w:val="20"/>
        </w:rPr>
        <w:t>8.FN.</w:t>
      </w:r>
      <w:proofErr w:type="gramEnd"/>
      <w:r w:rsidRPr="00A52044">
        <w:rPr>
          <w:rFonts w:ascii="Calibri" w:eastAsia="Calibri" w:hAnsi="Calibri" w:cs="Calibri"/>
          <w:color w:val="000000"/>
          <w:sz w:val="20"/>
          <w:szCs w:val="20"/>
        </w:rPr>
        <w:t>3</w:t>
      </w:r>
    </w:p>
    <w:p w14:paraId="331993E8" w14:textId="77777777" w:rsidR="0056786B" w:rsidRDefault="0056786B" w:rsidP="0097679E">
      <w:pPr>
        <w:spacing w:line="276" w:lineRule="auto"/>
        <w:ind w:left="1080" w:hanging="1080"/>
        <w:rPr>
          <w:color w:val="000000"/>
          <w:sz w:val="20"/>
          <w:szCs w:val="20"/>
        </w:rPr>
      </w:pPr>
    </w:p>
    <w:p w14:paraId="774C0950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37" w:name="_heading=h.tyjcwt" w:colFirst="0" w:colLast="0"/>
      <w:bookmarkStart w:id="138" w:name="_Toc146041820"/>
      <w:bookmarkEnd w:id="137"/>
      <w:r>
        <w:rPr>
          <w:b/>
        </w:rPr>
        <w:t>Construct &amp; Compare</w:t>
      </w:r>
      <w:bookmarkEnd w:id="138"/>
    </w:p>
    <w:p w14:paraId="3B0E40B1" w14:textId="77777777" w:rsidR="0056786B" w:rsidRDefault="0056786B" w:rsidP="0097679E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Students construct and compare linear, quadratic, and exponential models and solve problems.</w:t>
      </w:r>
    </w:p>
    <w:p w14:paraId="2CD49F3E" w14:textId="77777777" w:rsidR="0056786B" w:rsidRDefault="0056786B" w:rsidP="0097679E">
      <w:pPr>
        <w:spacing w:line="276" w:lineRule="auto"/>
        <w:rPr>
          <w:color w:val="000000"/>
          <w:sz w:val="20"/>
          <w:szCs w:val="20"/>
        </w:rPr>
      </w:pPr>
    </w:p>
    <w:p w14:paraId="73EDD84D" w14:textId="77777777" w:rsidR="0056786B" w:rsidRDefault="0056786B" w:rsidP="0097679E">
      <w:pPr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lastRenderedPageBreak/>
        <w:t>A</w:t>
      </w:r>
      <w:proofErr w:type="gramStart"/>
      <w:r>
        <w:rPr>
          <w:b/>
          <w:color w:val="2F5496"/>
          <w:sz w:val="20"/>
          <w:szCs w:val="20"/>
        </w:rPr>
        <w:t>1.FN.</w:t>
      </w:r>
      <w:proofErr w:type="gramEnd"/>
      <w:r>
        <w:rPr>
          <w:b/>
          <w:color w:val="2F5496"/>
          <w:sz w:val="20"/>
          <w:szCs w:val="20"/>
        </w:rPr>
        <w:t>5:</w:t>
      </w:r>
      <w:r>
        <w:tab/>
      </w:r>
      <w:r>
        <w:rPr>
          <w:sz w:val="20"/>
          <w:szCs w:val="20"/>
        </w:rPr>
        <w:t>Differentiate between real-world scenarios that can be modeled by exponential or linear functions by determining whether the relationship has a common difference or a common ratio.</w:t>
      </w:r>
    </w:p>
    <w:p w14:paraId="068FE675" w14:textId="77777777" w:rsidR="0056786B" w:rsidRDefault="0056786B" w:rsidP="00581CF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7.PR.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1, 7.PR.4, 7.PR.5, 7.PR.6, 8.FN.5, 8.FN.6, 8.FN.7, 8.FN.8, 8.FN.9</w:t>
      </w:r>
    </w:p>
    <w:p w14:paraId="5988B9F2" w14:textId="77777777" w:rsidR="0056786B" w:rsidRDefault="0056786B" w:rsidP="0097679E">
      <w:pPr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</w:t>
      </w:r>
      <w:proofErr w:type="gramStart"/>
      <w:r>
        <w:rPr>
          <w:b/>
          <w:color w:val="2F5496"/>
          <w:sz w:val="20"/>
          <w:szCs w:val="20"/>
        </w:rPr>
        <w:t>1.FN.</w:t>
      </w:r>
      <w:proofErr w:type="gramEnd"/>
      <w:r>
        <w:rPr>
          <w:b/>
          <w:color w:val="2F5496"/>
          <w:sz w:val="20"/>
          <w:szCs w:val="20"/>
        </w:rPr>
        <w:t>6:</w:t>
      </w:r>
      <w:r>
        <w:tab/>
      </w:r>
      <w:r>
        <w:rPr>
          <w:sz w:val="20"/>
          <w:szCs w:val="20"/>
        </w:rPr>
        <w:t>Compare the growth pattern of exponential to linear or quadratic functions using graphs and tables and recognize how exponential growth exceeds other functions.</w:t>
      </w:r>
    </w:p>
    <w:p w14:paraId="6D524F87" w14:textId="77777777" w:rsidR="0056786B" w:rsidRDefault="0056786B" w:rsidP="00581CF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7.PR.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1, 7.PR.4, 7.PR.5, 7.PR.6, 8.FN.5, 8.FN.6, 8.FN.7, 8.FN.8, 8.FN.9</w:t>
      </w:r>
    </w:p>
    <w:p w14:paraId="4B053713" w14:textId="77777777" w:rsidR="0056786B" w:rsidRDefault="0056786B" w:rsidP="0097679E">
      <w:pPr>
        <w:widowControl w:val="0"/>
        <w:spacing w:line="276" w:lineRule="auto"/>
        <w:ind w:left="1080" w:hanging="1080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hidden="0" allowOverlap="1" wp14:anchorId="69D9399B" wp14:editId="4D83E0F9">
                <wp:simplePos x="0" y="0"/>
                <wp:positionH relativeFrom="column">
                  <wp:posOffset>38101</wp:posOffset>
                </wp:positionH>
                <wp:positionV relativeFrom="paragraph">
                  <wp:posOffset>127000</wp:posOffset>
                </wp:positionV>
                <wp:extent cx="0" cy="12700"/>
                <wp:effectExtent l="0" t="0" r="0" b="0"/>
                <wp:wrapNone/>
                <wp:docPr id="823" name="Straight Arrow Connector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shape w14:anchorId="7E1A806E" id="Straight Arrow Connector 823" o:spid="_x0000_s1026" type="#_x0000_t32" style="position:absolute;margin-left:3pt;margin-top:10pt;width:0;height:1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lDw0wEAAJk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bookmarkStart w:id="139" w:name="_heading=h.3dy6vkm" w:colFirst="0" w:colLast="0"/>
      <w:bookmarkEnd w:id="139"/>
    </w:p>
    <w:p w14:paraId="221EB29D" w14:textId="77777777" w:rsidR="0056786B" w:rsidRPr="00166642" w:rsidRDefault="0056786B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6A7D6D7D" wp14:editId="68DE47CC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283296416" name="Straight Connector 283296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7BAF91F7" id="Straight Connector 283296416" o:spid="_x0000_s1026" style="position:absolute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0EB6FB4B" w14:textId="77777777" w:rsidR="0056786B" w:rsidRDefault="0056786B" w:rsidP="0097679E">
      <w:pPr>
        <w:spacing w:line="276" w:lineRule="auto"/>
        <w:contextualSpacing/>
      </w:pPr>
    </w:p>
    <w:p w14:paraId="7CB40885" w14:textId="1CD31FF3" w:rsidR="0056786B" w:rsidRPr="0056786B" w:rsidRDefault="0056786B" w:rsidP="0097679E">
      <w:pPr>
        <w:pStyle w:val="Heading2"/>
        <w:spacing w:line="276" w:lineRule="auto"/>
        <w:rPr>
          <w:b/>
          <w:bCs/>
          <w:u w:val="single"/>
        </w:rPr>
      </w:pPr>
      <w:bookmarkStart w:id="140" w:name="_Toc146041821"/>
      <w:r w:rsidRPr="0056786B">
        <w:rPr>
          <w:b/>
          <w:bCs/>
          <w:u w:val="single"/>
        </w:rPr>
        <w:t>Linear Functions, Equations, &amp; Inequalities</w:t>
      </w:r>
      <w:bookmarkEnd w:id="140"/>
    </w:p>
    <w:p w14:paraId="21B7C271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41" w:name="_heading=h.1t3h5sf" w:colFirst="0" w:colLast="0"/>
      <w:bookmarkStart w:id="142" w:name="_Toc146041822"/>
      <w:bookmarkEnd w:id="141"/>
      <w:r>
        <w:rPr>
          <w:b/>
        </w:rPr>
        <w:t>Create &amp; Solve</w:t>
      </w:r>
      <w:bookmarkEnd w:id="142"/>
    </w:p>
    <w:p w14:paraId="21AB20BA" w14:textId="77777777" w:rsidR="0056786B" w:rsidRDefault="0056786B" w:rsidP="0097679E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Students create and solve equations that model linear relationships.</w:t>
      </w:r>
    </w:p>
    <w:p w14:paraId="3D133179" w14:textId="77777777" w:rsidR="0056786B" w:rsidRDefault="0056786B" w:rsidP="0097679E">
      <w:pPr>
        <w:spacing w:line="276" w:lineRule="auto"/>
        <w:rPr>
          <w:sz w:val="20"/>
          <w:szCs w:val="20"/>
        </w:rPr>
      </w:pPr>
    </w:p>
    <w:p w14:paraId="245DC7C0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A1.LFE.1:</w:t>
      </w:r>
      <w:r>
        <w:tab/>
      </w:r>
      <w:r>
        <w:rPr>
          <w:sz w:val="20"/>
          <w:szCs w:val="20"/>
        </w:rPr>
        <w:t>Represent and solve real-world problems, using linear expressions, equations, and inequalities in one variable.</w:t>
      </w:r>
    </w:p>
    <w:p w14:paraId="3CC4CD98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6.ALG.3, 6.ALG.4, 6.ALG.7, 6.ALG.8, 7.ALG.1, 7.ALG.2, 7.ALG.3, 7.NCC.9,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7.PR.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6, 8.FN.6, 8.FN.7, 8.ALG.1, 8.ALG.2</w:t>
      </w:r>
    </w:p>
    <w:p w14:paraId="65100693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A1.LFE.2:</w:t>
      </w:r>
      <w:r>
        <w:tab/>
      </w:r>
      <w:r>
        <w:rPr>
          <w:sz w:val="20"/>
          <w:szCs w:val="20"/>
        </w:rPr>
        <w:t>Construct linear functions from arithmetic sequences with and without context.</w:t>
      </w:r>
    </w:p>
    <w:p w14:paraId="32D924BF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7.PR.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1, 7.PR.4, 7.PR.6, 8.FN.6, 8.FN.7</w:t>
      </w:r>
    </w:p>
    <w:p w14:paraId="4F638A14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A1.LFE.3:</w:t>
      </w:r>
      <w:r>
        <w:tab/>
      </w:r>
      <w:r>
        <w:rPr>
          <w:sz w:val="20"/>
          <w:szCs w:val="20"/>
        </w:rPr>
        <w:t>Solve linear formulas for a specified variable.</w:t>
      </w:r>
    </w:p>
    <w:p w14:paraId="38B5012D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6.ALG.3, 6.ALG.4, 6.ALG.7, 6.ALG.8, 7.ALG.1, 7.ALG.2, 7.ALG.3, 7.NCC.9,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7.PR.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6, 8.FN.6, 8.FN.7, 8.ALG.1, 8.ALG.2</w:t>
      </w:r>
    </w:p>
    <w:p w14:paraId="12FAE202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A1.LFE.4:</w:t>
      </w:r>
      <w:r>
        <w:tab/>
      </w:r>
      <w:r>
        <w:rPr>
          <w:sz w:val="20"/>
          <w:szCs w:val="20"/>
        </w:rPr>
        <w:t>Solve linear equations, linear inequalities, and absolute value equations in one variable, including those with rational number coefficients, and variables on both sides of the equal or inequality sign; solve them fluently, explaining the process used.</w:t>
      </w:r>
    </w:p>
    <w:p w14:paraId="3DBD2538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6.NCC.4, 6.ALG.3, 6.ALG.4, 6.ALG.7, 6.ALG.8, 7.ALG.1, 7.ALG.2, 7.ALG.3, 7.NCC.9,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7.PR.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6, 8.FN.6, 8.FN.7, 8.ALG.1, 8.ALG.2</w:t>
      </w:r>
    </w:p>
    <w:p w14:paraId="1C499B8E" w14:textId="77777777" w:rsidR="0056786B" w:rsidRDefault="0056786B" w:rsidP="0097679E">
      <w:pPr>
        <w:spacing w:line="276" w:lineRule="auto"/>
      </w:pPr>
    </w:p>
    <w:p w14:paraId="4EE151A1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43" w:name="_heading=h.4d34og8" w:colFirst="0" w:colLast="0"/>
      <w:bookmarkStart w:id="144" w:name="_Toc146041823"/>
      <w:bookmarkEnd w:id="143"/>
      <w:r>
        <w:rPr>
          <w:b/>
        </w:rPr>
        <w:t>Interpret Key Features</w:t>
      </w:r>
      <w:bookmarkEnd w:id="144"/>
    </w:p>
    <w:p w14:paraId="35056C6C" w14:textId="77777777" w:rsidR="0056786B" w:rsidRDefault="0056786B" w:rsidP="0097679E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Students interpret key features of equations that model linear relationships.</w:t>
      </w:r>
    </w:p>
    <w:p w14:paraId="2C1D4A65" w14:textId="77777777" w:rsidR="0056786B" w:rsidRDefault="0056786B" w:rsidP="0097679E">
      <w:pPr>
        <w:spacing w:line="276" w:lineRule="auto"/>
        <w:rPr>
          <w:color w:val="1F3864"/>
          <w:sz w:val="20"/>
          <w:szCs w:val="20"/>
        </w:rPr>
      </w:pPr>
    </w:p>
    <w:p w14:paraId="7ABBD264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A1.LFE.5:</w:t>
      </w:r>
      <w:r>
        <w:tab/>
      </w:r>
      <w:r>
        <w:rPr>
          <w:sz w:val="20"/>
          <w:szCs w:val="20"/>
        </w:rPr>
        <w:t>Determine the domain and range of linear functions in mathematical problems.</w:t>
      </w:r>
    </w:p>
    <w:p w14:paraId="12832E08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7.ALG.4,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8.FN.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3, 8.FN.8</w:t>
      </w:r>
    </w:p>
    <w:p w14:paraId="4D89AB5E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A1.LFE.6:</w:t>
      </w:r>
      <w:r>
        <w:tab/>
      </w:r>
      <w:r>
        <w:rPr>
          <w:sz w:val="20"/>
          <w:szCs w:val="20"/>
        </w:rPr>
        <w:t>Determine reasonable domain and range values of linear functions representing real-world situations, both continuous and discrete; interpret the solution as reasonable or unreasonable in context.</w:t>
      </w:r>
    </w:p>
    <w:p w14:paraId="35801369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7.ALG.4,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8.FN.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3, 8.FN.8</w:t>
      </w:r>
    </w:p>
    <w:p w14:paraId="0D7569F5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A1.LFE.7:</w:t>
      </w:r>
      <w:r>
        <w:tab/>
      </w:r>
      <w:r>
        <w:rPr>
          <w:sz w:val="20"/>
          <w:szCs w:val="20"/>
        </w:rPr>
        <w:t>Interpret the key features of a linear and absolute value functions that models a relationship between two quantities in a given context.</w:t>
      </w:r>
    </w:p>
    <w:p w14:paraId="6C6E8211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5.GM.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8, 6.NCC.4, 6.PR.2, 7.PR.1, 7.NCC.3, 7.PR.7, 7.ALG.5, 8.FN.4, 8.FN.5, 8.FN.6, 8.FN.7, 8.FN.8, 8.FN.9</w:t>
      </w:r>
    </w:p>
    <w:p w14:paraId="6680AA81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A1.LFE.8:</w:t>
      </w:r>
      <w:r>
        <w:tab/>
      </w:r>
      <w:r>
        <w:rPr>
          <w:sz w:val="20"/>
          <w:szCs w:val="20"/>
        </w:rPr>
        <w:t>Flexibly use different representations of a linear function, including graphs, tables, and equations.</w:t>
      </w:r>
    </w:p>
    <w:p w14:paraId="7119F917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5.GM.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8, 6.NCC.4, 6.PR.2, 7.PR.1, 7.NCC.3, 7.PR.7, 7.ALG.5, 8.FN.4, 8.FN.5, 8.FN.6, 8.FN.7, 8.FN.8, 8.FN.9</w:t>
      </w:r>
    </w:p>
    <w:p w14:paraId="0C75EC95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A1.LFE.9:</w:t>
      </w:r>
      <w:r>
        <w:tab/>
      </w:r>
      <w:r>
        <w:rPr>
          <w:sz w:val="20"/>
          <w:szCs w:val="20"/>
        </w:rPr>
        <w:t>Calculate and interpret the rate of change of a linear function represented in a table, graph, or as an equation in context of real-world and mathematical problems.</w:t>
      </w:r>
    </w:p>
    <w:p w14:paraId="2301C21C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Supporting standards: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5.GM.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8, 6.NCC.4, 6.PR.2, 7.PR.1, 7.NCC.3, 7.PR.7, 7.ALG.5, 8.FN.4, 8.FN.5, 8.FN.6, 8.FN.7, 8.FN.8, 8.FN.9</w:t>
      </w:r>
    </w:p>
    <w:p w14:paraId="15806592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A1.LFE.10:</w:t>
      </w:r>
      <w:r>
        <w:tab/>
      </w:r>
      <w:r>
        <w:rPr>
          <w:sz w:val="20"/>
          <w:szCs w:val="20"/>
        </w:rPr>
        <w:t>Translate among equivalent forms of equations for linear functions, including standard, point-slope, and slope-intercept forms; recognize that each form reveals key features in a given context</w:t>
      </w:r>
      <w:r>
        <w:rPr>
          <w:color w:val="000000"/>
          <w:sz w:val="20"/>
          <w:szCs w:val="20"/>
        </w:rPr>
        <w:t>.</w:t>
      </w:r>
    </w:p>
    <w:p w14:paraId="79C54AC2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Supporting standards: 6.ALG.4, 7.NCC.9, 7.ALG.1</w:t>
      </w:r>
    </w:p>
    <w:p w14:paraId="20D1E193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color w:val="000000"/>
          <w:sz w:val="20"/>
          <w:szCs w:val="20"/>
        </w:rPr>
      </w:pPr>
    </w:p>
    <w:p w14:paraId="2EC789DD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45" w:name="_heading=h.2s8eyo1" w:colFirst="0" w:colLast="0"/>
      <w:bookmarkStart w:id="146" w:name="_Toc146041824"/>
      <w:bookmarkEnd w:id="145"/>
      <w:r>
        <w:rPr>
          <w:b/>
        </w:rPr>
        <w:t>Systems of Equations &amp; Inequalities</w:t>
      </w:r>
      <w:bookmarkEnd w:id="146"/>
    </w:p>
    <w:p w14:paraId="3800A55F" w14:textId="77777777" w:rsidR="0056786B" w:rsidRDefault="0056786B" w:rsidP="0097679E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Students solve systems of equations and inequalities.</w:t>
      </w:r>
    </w:p>
    <w:p w14:paraId="0BD50F4C" w14:textId="77777777" w:rsidR="0056786B" w:rsidRDefault="0056786B" w:rsidP="0097679E">
      <w:pPr>
        <w:spacing w:line="276" w:lineRule="auto"/>
        <w:rPr>
          <w:color w:val="1F3864"/>
          <w:sz w:val="20"/>
          <w:szCs w:val="20"/>
        </w:rPr>
      </w:pPr>
    </w:p>
    <w:p w14:paraId="07B88BAA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A1.LFE.11:</w:t>
      </w:r>
      <w:r>
        <w:tab/>
      </w:r>
      <w:r>
        <w:rPr>
          <w:sz w:val="20"/>
          <w:szCs w:val="20"/>
        </w:rPr>
        <w:t>Solve systems of linear equations by substitution, elimination, and graphing with and without a real-world context; understand that the solutions will be the same regardless of the method for solving.</w:t>
      </w:r>
    </w:p>
    <w:p w14:paraId="4DD29CF3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Supporting standards: 6.ALG.1, 6.ALG.2, 6.ALG.3, 6.ALG.4, 6.ALG.5, 7.ALG.1, 7.ALG.2, 8.ALG.1, 8.ALG.3</w:t>
      </w:r>
    </w:p>
    <w:p w14:paraId="23DBE5DA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A1.LFE.12:</w:t>
      </w:r>
      <w:r>
        <w:tab/>
      </w:r>
      <w:r>
        <w:rPr>
          <w:sz w:val="20"/>
          <w:szCs w:val="20"/>
        </w:rPr>
        <w:t>Solve a system of equations consisting of a linear equation and a quadratic equation in two variables graphically with the assistance of technology.</w:t>
      </w:r>
    </w:p>
    <w:p w14:paraId="460DB24A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Supporting standards: 6.ALG.1, 6.ALG.2, 6.ALG.3, 6.ALG.4, 6.ALG.5, 7.ALG.1, 7.ALG.2, 8.ALG.1, 8.ALG.3</w:t>
      </w:r>
    </w:p>
    <w:p w14:paraId="167D8F69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A1.LFE.13:</w:t>
      </w:r>
      <w:r>
        <w:tab/>
      </w:r>
      <w:r>
        <w:rPr>
          <w:sz w:val="20"/>
          <w:szCs w:val="20"/>
        </w:rPr>
        <w:t xml:space="preserve">Explain why a solution to the equation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f</m:t>
        </m:r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e>
        </m:d>
        <m:r>
          <w:rPr>
            <w:rFonts w:ascii="Cambria Math" w:eastAsia="Cambria Math" w:hAnsi="Cambria Math" w:cs="Cambria Math"/>
            <w:sz w:val="20"/>
            <w:szCs w:val="20"/>
          </w:rPr>
          <m:t>=g(x)</m:t>
        </m:r>
      </m:oMath>
      <w:r>
        <w:rPr>
          <w:sz w:val="20"/>
          <w:szCs w:val="20"/>
        </w:rPr>
        <w:t xml:space="preserve"> is the x-coordinate where the y-coordinate of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f(x)</m:t>
        </m:r>
      </m:oMath>
      <w:r>
        <w:rPr>
          <w:sz w:val="20"/>
          <w:szCs w:val="20"/>
        </w:rPr>
        <w:t xml:space="preserve"> and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g</m:t>
        </m:r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e>
        </m:d>
        <m:r>
          <w:rPr>
            <w:rFonts w:ascii="Cambria Math" w:eastAsia="Cambria Math" w:hAnsi="Cambria Math" w:cs="Cambria Math"/>
            <w:sz w:val="20"/>
            <w:szCs w:val="20"/>
          </w:rPr>
          <m:t xml:space="preserve"> </m:t>
        </m:r>
      </m:oMath>
      <w:r>
        <w:rPr>
          <w:sz w:val="20"/>
          <w:szCs w:val="20"/>
        </w:rPr>
        <w:t xml:space="preserve">are the same using graphs, tables, or approximations. Include cases where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f(x)</m:t>
        </m:r>
      </m:oMath>
      <w:r>
        <w:rPr>
          <w:sz w:val="20"/>
          <w:szCs w:val="20"/>
        </w:rPr>
        <w:t xml:space="preserve"> and/or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g(x)</m:t>
        </m:r>
      </m:oMath>
      <w:r>
        <w:rPr>
          <w:sz w:val="20"/>
          <w:szCs w:val="20"/>
        </w:rPr>
        <w:t xml:space="preserve"> are linear, quadratic, absolute value, and exponential.</w:t>
      </w:r>
    </w:p>
    <w:p w14:paraId="69F37068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Supporting standards: 6.ALG.1, 6.ALG.2, 6.ALG.3, 6.ALG.4, 6.ALG.5, 7.ALG.1, 7.ALG.2, 8.ALG.1, 8.ALG.3</w:t>
      </w:r>
    </w:p>
    <w:p w14:paraId="3B2C27A3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A1.LFE.14:</w:t>
      </w:r>
      <w:r>
        <w:tab/>
      </w:r>
      <w:r>
        <w:rPr>
          <w:sz w:val="20"/>
          <w:szCs w:val="20"/>
        </w:rPr>
        <w:t>Solve linear inequalities and systems of linear inequalities in two variables by graphing.</w:t>
      </w:r>
    </w:p>
    <w:p w14:paraId="27F97A99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Supporting standards: 6.ALG.1, 6.ALG.2, 6.ALG.3, 6.ALG.4, 6.ALG.5, 6.ALG.8, 7.ALG.1, 7.ALG.2, 7.ALG.3, 8.ALG.1, 8.ALG.2, 8.ALG.3</w:t>
      </w:r>
    </w:p>
    <w:p w14:paraId="28E10604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color w:val="000000"/>
          <w:sz w:val="20"/>
          <w:szCs w:val="20"/>
        </w:rPr>
      </w:pPr>
    </w:p>
    <w:p w14:paraId="5BB09766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47" w:name="_heading=h.17dp8vu" w:colFirst="0" w:colLast="0"/>
      <w:bookmarkStart w:id="148" w:name="_Toc146041825"/>
      <w:bookmarkEnd w:id="147"/>
      <w:r>
        <w:rPr>
          <w:b/>
        </w:rPr>
        <w:t>Graphing &amp; Transformations</w:t>
      </w:r>
      <w:bookmarkEnd w:id="148"/>
    </w:p>
    <w:p w14:paraId="20AD1CFE" w14:textId="77777777" w:rsidR="0056786B" w:rsidRDefault="0056786B" w:rsidP="0097679E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Students graph linear functions, equations, and inequalities.</w:t>
      </w:r>
    </w:p>
    <w:p w14:paraId="2C3DF632" w14:textId="77777777" w:rsidR="0056786B" w:rsidRDefault="0056786B" w:rsidP="0097679E">
      <w:pPr>
        <w:spacing w:line="276" w:lineRule="auto"/>
        <w:rPr>
          <w:color w:val="1F3864"/>
          <w:sz w:val="20"/>
          <w:szCs w:val="20"/>
        </w:rPr>
      </w:pPr>
    </w:p>
    <w:p w14:paraId="601A9F4C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color w:val="202124"/>
          <w:sz w:val="20"/>
          <w:szCs w:val="20"/>
        </w:rPr>
      </w:pPr>
      <w:r>
        <w:rPr>
          <w:b/>
          <w:color w:val="2F5496"/>
          <w:sz w:val="20"/>
          <w:szCs w:val="20"/>
        </w:rPr>
        <w:t>A1.LFE.15:</w:t>
      </w:r>
      <w:r>
        <w:tab/>
      </w:r>
      <w:r>
        <w:rPr>
          <w:color w:val="202124"/>
          <w:sz w:val="20"/>
          <w:szCs w:val="20"/>
        </w:rPr>
        <w:t>Write linear equations that model the relationship between two quantities and produce a graph of the equation.</w:t>
      </w:r>
    </w:p>
    <w:p w14:paraId="785E1D38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5.GM.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7, 5.GM.8, 6.GM.</w:t>
      </w:r>
      <w:r>
        <w:rPr>
          <w:sz w:val="20"/>
          <w:szCs w:val="20"/>
        </w:rPr>
        <w:t>4, 6.ALG.1, 6.ALG.2, 6.ALG.3, 7.ALG.2, 7.ALG.4, 7.PR.6, 8.ALG.1, 8.ALG.2, 8.FN.9</w:t>
      </w:r>
    </w:p>
    <w:p w14:paraId="4D93DBCA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A1.LFE.16:</w:t>
      </w:r>
      <w:r>
        <w:tab/>
      </w:r>
      <w:r>
        <w:rPr>
          <w:sz w:val="20"/>
          <w:szCs w:val="20"/>
        </w:rPr>
        <w:t>Graph linear functions expressed as an equation and show intercepts of the graph without technology.</w:t>
      </w:r>
    </w:p>
    <w:p w14:paraId="3C63A455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5.GM.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7, 5.GM.8, 6.GM.4, 7.ALG.1, 7.PR.4, 8.FN.1, 8.FN.5, 8.FN.6, 8.FN.7</w:t>
      </w:r>
    </w:p>
    <w:p w14:paraId="55A42373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A1.LFE.17:</w:t>
      </w:r>
      <w:r>
        <w:tab/>
      </w:r>
      <w:r>
        <w:rPr>
          <w:sz w:val="20"/>
          <w:szCs w:val="20"/>
        </w:rPr>
        <w:t>Graph absolute value functions expressed as an equation with and without technology, showing intercepts and end behavior.</w:t>
      </w:r>
    </w:p>
    <w:p w14:paraId="14F0D310" w14:textId="77777777" w:rsidR="0056786B" w:rsidRDefault="0056786B" w:rsidP="00581CF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sz w:val="20"/>
          <w:szCs w:val="20"/>
        </w:rPr>
        <w:t>5.GM.</w:t>
      </w:r>
      <w:proofErr w:type="gramEnd"/>
      <w:r>
        <w:rPr>
          <w:sz w:val="20"/>
          <w:szCs w:val="20"/>
        </w:rPr>
        <w:t>7, 5.GM.8, 6.GM.4, 6.NCC.4, 7.NCC.3, 7.ALG.1, 7.PR.4, 8.FN.1, 8.FN.5, 8.FN.6, 8.FN.7</w:t>
      </w:r>
    </w:p>
    <w:p w14:paraId="75DDCFF2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A1.LFE.18:</w:t>
      </w:r>
      <w:r>
        <w:tab/>
      </w:r>
      <w:r>
        <w:rPr>
          <w:sz w:val="20"/>
          <w:szCs w:val="20"/>
        </w:rPr>
        <w:t>Graph and generalize the effect of transformations on linear and absolute value functions.</w:t>
      </w:r>
    </w:p>
    <w:p w14:paraId="597F6D86" w14:textId="77777777" w:rsidR="0056786B" w:rsidRDefault="0056786B" w:rsidP="00581CF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Transformations include: stretches, compressions, vertical, and horizontal </w:t>
      </w:r>
    </w:p>
    <w:p w14:paraId="08999C34" w14:textId="77777777" w:rsidR="0056786B" w:rsidRDefault="0056786B" w:rsidP="00581CF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sz w:val="20"/>
          <w:szCs w:val="20"/>
        </w:rPr>
        <w:t>5.GM.</w:t>
      </w:r>
      <w:proofErr w:type="gramEnd"/>
      <w:r>
        <w:rPr>
          <w:sz w:val="20"/>
          <w:szCs w:val="20"/>
        </w:rPr>
        <w:t>7, 5.GM.8, 6.GM.4, 6.NCC.4, 7.NCC.3, 7.ALG.1, 7.PR.4, 8.FN.1, 8.FN.5, 8.FN.6, 8.FN.7</w:t>
      </w:r>
    </w:p>
    <w:p w14:paraId="080A274C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A1.LFE.19:</w:t>
      </w:r>
      <w:r>
        <w:tab/>
      </w:r>
      <w:r>
        <w:rPr>
          <w:sz w:val="20"/>
          <w:szCs w:val="20"/>
        </w:rPr>
        <w:t xml:space="preserve">Given the graph of a linear function, explain the effects of the transformation from the parent function,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y=x</m:t>
        </m:r>
      </m:oMath>
      <w:r>
        <w:rPr>
          <w:sz w:val="20"/>
          <w:szCs w:val="20"/>
        </w:rPr>
        <w:t>.</w:t>
      </w:r>
    </w:p>
    <w:p w14:paraId="08924F20" w14:textId="77777777" w:rsidR="0056786B" w:rsidRDefault="0056786B" w:rsidP="00581CF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sz w:val="20"/>
          <w:szCs w:val="20"/>
        </w:rPr>
        <w:t>5.GM.</w:t>
      </w:r>
      <w:proofErr w:type="gramEnd"/>
      <w:r>
        <w:rPr>
          <w:sz w:val="20"/>
          <w:szCs w:val="20"/>
        </w:rPr>
        <w:t>7, 5.GM.8, 6.GM.4, 7.ALG.1, 7.PR.4, 8.FN.1, 8.FN.5, 8.FN.6, 8.FN.7</w:t>
      </w:r>
    </w:p>
    <w:p w14:paraId="6FF24129" w14:textId="77777777" w:rsidR="0056786B" w:rsidRDefault="0056786B" w:rsidP="0097679E">
      <w:pPr>
        <w:widowControl w:val="0"/>
        <w:spacing w:after="48" w:line="276" w:lineRule="auto"/>
        <w:rPr>
          <w:color w:val="000000"/>
          <w:sz w:val="20"/>
          <w:szCs w:val="20"/>
        </w:rPr>
      </w:pPr>
    </w:p>
    <w:p w14:paraId="3BBAA720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49" w:name="_heading=h.3rdcrjn" w:colFirst="0" w:colLast="0"/>
      <w:bookmarkStart w:id="150" w:name="_Toc146041826"/>
      <w:bookmarkEnd w:id="149"/>
      <w:r>
        <w:rPr>
          <w:b/>
        </w:rPr>
        <w:lastRenderedPageBreak/>
        <w:t>Statistical Relationships</w:t>
      </w:r>
      <w:bookmarkEnd w:id="150"/>
    </w:p>
    <w:p w14:paraId="02AA3964" w14:textId="77777777" w:rsidR="0056786B" w:rsidRDefault="0056786B" w:rsidP="0097679E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Students explore linear statistical relationships.</w:t>
      </w:r>
    </w:p>
    <w:p w14:paraId="57685EBC" w14:textId="77777777" w:rsidR="0056786B" w:rsidRDefault="0056786B" w:rsidP="0097679E">
      <w:pPr>
        <w:spacing w:line="276" w:lineRule="auto"/>
        <w:rPr>
          <w:color w:val="1F3864"/>
          <w:sz w:val="20"/>
          <w:szCs w:val="20"/>
        </w:rPr>
      </w:pPr>
    </w:p>
    <w:p w14:paraId="5A072EFC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color w:val="202124"/>
          <w:sz w:val="20"/>
          <w:szCs w:val="20"/>
        </w:rPr>
      </w:pPr>
      <w:r>
        <w:rPr>
          <w:b/>
          <w:color w:val="2F5496"/>
          <w:sz w:val="20"/>
          <w:szCs w:val="20"/>
        </w:rPr>
        <w:t>A1.LFE.20:</w:t>
      </w:r>
      <w:r>
        <w:tab/>
      </w:r>
      <w:r>
        <w:rPr>
          <w:color w:val="202124"/>
          <w:sz w:val="20"/>
          <w:szCs w:val="20"/>
        </w:rPr>
        <w:t>Write linear functions that provide a reasonable fit to data and use them to make predictions, with and without technology; interpret the slope and y-intercept in context.</w:t>
      </w:r>
    </w:p>
    <w:p w14:paraId="60A25E79" w14:textId="77777777" w:rsidR="0056786B" w:rsidRDefault="0056786B" w:rsidP="00581CF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8.SP.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1, 8.SP.2</w:t>
      </w:r>
    </w:p>
    <w:p w14:paraId="500F3B7F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A1.LFE.21:</w:t>
      </w:r>
      <w:r>
        <w:tab/>
      </w:r>
      <w:r>
        <w:rPr>
          <w:sz w:val="20"/>
          <w:szCs w:val="20"/>
        </w:rPr>
        <w:t>Calculate, using technology, the correlation coefficient between two quantitative variables and interpret this quantity as a measure of the strength of the linear association.</w:t>
      </w:r>
    </w:p>
    <w:p w14:paraId="736A546B" w14:textId="77777777" w:rsidR="0056786B" w:rsidRDefault="0056786B" w:rsidP="00581CF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sz w:val="20"/>
          <w:szCs w:val="20"/>
        </w:rPr>
        <w:t>8.SP.</w:t>
      </w:r>
      <w:proofErr w:type="gramEnd"/>
      <w:r>
        <w:rPr>
          <w:sz w:val="20"/>
          <w:szCs w:val="20"/>
        </w:rPr>
        <w:t>1, 8.SP.2</w:t>
      </w:r>
    </w:p>
    <w:p w14:paraId="5135928B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A1.LFE.22:</w:t>
      </w:r>
      <w:r>
        <w:tab/>
      </w:r>
      <w:r>
        <w:rPr>
          <w:sz w:val="20"/>
          <w:szCs w:val="20"/>
        </w:rPr>
        <w:t>Compare and contrast correlation and causation in real-world problems.</w:t>
      </w:r>
    </w:p>
    <w:p w14:paraId="0F43BA23" w14:textId="77777777" w:rsidR="0056786B" w:rsidRDefault="0056786B" w:rsidP="00581CF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sz w:val="20"/>
          <w:szCs w:val="20"/>
        </w:rPr>
        <w:t>8.SP.</w:t>
      </w:r>
      <w:proofErr w:type="gramEnd"/>
      <w:r>
        <w:rPr>
          <w:sz w:val="20"/>
          <w:szCs w:val="20"/>
        </w:rPr>
        <w:t>1, 8.SP.2</w:t>
      </w:r>
    </w:p>
    <w:p w14:paraId="3D02A68C" w14:textId="77777777" w:rsidR="0056786B" w:rsidRDefault="0056786B" w:rsidP="0097679E">
      <w:pPr>
        <w:widowControl w:val="0"/>
        <w:spacing w:line="276" w:lineRule="auto"/>
        <w:ind w:left="1080" w:hanging="1080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hidden="0" allowOverlap="1" wp14:anchorId="575A9F5A" wp14:editId="4AA012F1">
                <wp:simplePos x="0" y="0"/>
                <wp:positionH relativeFrom="column">
                  <wp:posOffset>38101</wp:posOffset>
                </wp:positionH>
                <wp:positionV relativeFrom="paragraph">
                  <wp:posOffset>127000</wp:posOffset>
                </wp:positionV>
                <wp:extent cx="0" cy="12700"/>
                <wp:effectExtent l="0" t="0" r="0" b="0"/>
                <wp:wrapNone/>
                <wp:docPr id="820" name="Straight Arrow Connector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shape w14:anchorId="40439830" id="Straight Arrow Connector 820" o:spid="_x0000_s1026" type="#_x0000_t32" style="position:absolute;margin-left:3pt;margin-top:10pt;width:0;height:1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lDw0wEAAJk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bookmarkStart w:id="151" w:name="_heading=h.26in1rg" w:colFirst="0" w:colLast="0"/>
      <w:bookmarkEnd w:id="151"/>
    </w:p>
    <w:p w14:paraId="29BC2446" w14:textId="77777777" w:rsidR="0056786B" w:rsidRPr="00166642" w:rsidRDefault="0056786B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64C1555A" wp14:editId="67F452A8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793530069" name="Straight Connector 793530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20B70565" id="Straight Connector 793530069" o:spid="_x0000_s1026" style="position:absolute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1C85BFC" w14:textId="77777777" w:rsidR="0056786B" w:rsidRDefault="0056786B" w:rsidP="0097679E">
      <w:pPr>
        <w:spacing w:line="276" w:lineRule="auto"/>
        <w:contextualSpacing/>
      </w:pPr>
    </w:p>
    <w:p w14:paraId="508C8A25" w14:textId="6E7DA21E" w:rsidR="0056786B" w:rsidRPr="0056786B" w:rsidRDefault="0056786B" w:rsidP="0097679E">
      <w:pPr>
        <w:pStyle w:val="Heading2"/>
        <w:spacing w:line="276" w:lineRule="auto"/>
        <w:rPr>
          <w:b/>
          <w:bCs/>
          <w:u w:val="single"/>
        </w:rPr>
      </w:pPr>
      <w:bookmarkStart w:id="152" w:name="_Toc146041827"/>
      <w:r w:rsidRPr="0056786B">
        <w:rPr>
          <w:b/>
          <w:bCs/>
          <w:u w:val="single"/>
        </w:rPr>
        <w:t>Quadratic Functions &amp; Equations</w:t>
      </w:r>
      <w:bookmarkEnd w:id="152"/>
    </w:p>
    <w:p w14:paraId="3A9C97C4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53" w:name="_heading=h.lnxbz9" w:colFirst="0" w:colLast="0"/>
      <w:bookmarkStart w:id="154" w:name="_Toc146041828"/>
      <w:bookmarkEnd w:id="153"/>
      <w:r>
        <w:rPr>
          <w:b/>
        </w:rPr>
        <w:t>Create &amp; Solve</w:t>
      </w:r>
      <w:bookmarkEnd w:id="154"/>
      <w:r>
        <w:rPr>
          <w:b/>
        </w:rPr>
        <w:t xml:space="preserve"> </w:t>
      </w:r>
    </w:p>
    <w:p w14:paraId="24770A61" w14:textId="77777777" w:rsidR="0056786B" w:rsidRDefault="0056786B" w:rsidP="0097679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Students create and solve equations that model quadratic relationships.</w:t>
      </w:r>
    </w:p>
    <w:p w14:paraId="05D5EC5B" w14:textId="77777777" w:rsidR="0056786B" w:rsidRDefault="0056786B" w:rsidP="0097679E">
      <w:pPr>
        <w:spacing w:line="276" w:lineRule="auto"/>
      </w:pPr>
    </w:p>
    <w:p w14:paraId="7AD90C9D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A1.QFE.1:</w:t>
      </w:r>
      <w:r>
        <w:tab/>
      </w:r>
      <w:r>
        <w:rPr>
          <w:sz w:val="20"/>
          <w:szCs w:val="20"/>
        </w:rPr>
        <w:t>Represent and solve real-world problems using quadratic expressions and equations in one variable.</w:t>
      </w:r>
    </w:p>
    <w:p w14:paraId="73C5CDA8" w14:textId="77777777" w:rsidR="0056786B" w:rsidRDefault="0056786B" w:rsidP="00581CF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r>
        <w:rPr>
          <w:sz w:val="20"/>
          <w:szCs w:val="20"/>
        </w:rPr>
        <w:t xml:space="preserve">6.ALG.3, 6.ALG.4, 6.ALG.7, 6.ALG.8, 7.ALG.1, 7.ALG.2, 7.ALG.3, 7.NCC.9, </w:t>
      </w:r>
      <w:proofErr w:type="gramStart"/>
      <w:r>
        <w:rPr>
          <w:sz w:val="20"/>
          <w:szCs w:val="20"/>
        </w:rPr>
        <w:t>7.PR.</w:t>
      </w:r>
      <w:proofErr w:type="gramEnd"/>
      <w:r>
        <w:rPr>
          <w:sz w:val="20"/>
          <w:szCs w:val="20"/>
        </w:rPr>
        <w:t>6, 8.NCC.7, 8.NCC.8, 8.FN.6, 8.FN.7, 8.ALG.1, 8.ALG.2</w:t>
      </w:r>
    </w:p>
    <w:p w14:paraId="066F9228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color w:val="202124"/>
          <w:sz w:val="20"/>
          <w:szCs w:val="20"/>
        </w:rPr>
      </w:pPr>
      <w:r>
        <w:rPr>
          <w:b/>
          <w:color w:val="2F5496"/>
          <w:sz w:val="20"/>
          <w:szCs w:val="20"/>
        </w:rPr>
        <w:t>A1.QFE.2:</w:t>
      </w:r>
      <w:r>
        <w:tab/>
      </w:r>
      <w:r>
        <w:rPr>
          <w:color w:val="202124"/>
          <w:sz w:val="20"/>
          <w:szCs w:val="20"/>
        </w:rPr>
        <w:t xml:space="preserve">Write quadratic equations with real number solutions that model the relationship between two quantities and produce a graph of the equation. </w:t>
      </w:r>
    </w:p>
    <w:p w14:paraId="0146C035" w14:textId="77777777" w:rsidR="0056786B" w:rsidRDefault="0056786B" w:rsidP="00581CF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sz w:val="20"/>
          <w:szCs w:val="20"/>
        </w:rPr>
        <w:t>5.GM.</w:t>
      </w:r>
      <w:proofErr w:type="gramEnd"/>
      <w:r>
        <w:rPr>
          <w:sz w:val="20"/>
          <w:szCs w:val="20"/>
        </w:rPr>
        <w:t>7, 5.GM.8, 6.GM.4, 6.ALG.1, 6.ALG.2, 6.ALG.3, 7.ALG.2, 7.ALG.4, 7.PR.6, 8.ALG.1, 8.ALG.2, 8.FN.9</w:t>
      </w:r>
    </w:p>
    <w:p w14:paraId="12486329" w14:textId="77777777" w:rsidR="0056786B" w:rsidRDefault="0056786B" w:rsidP="0097679E">
      <w:pPr>
        <w:tabs>
          <w:tab w:val="left" w:pos="1080"/>
          <w:tab w:val="left" w:pos="1530"/>
          <w:tab w:val="left" w:pos="2070"/>
          <w:tab w:val="left" w:pos="2790"/>
          <w:tab w:val="left" w:pos="28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 xml:space="preserve">A1.QFE.3: </w:t>
      </w:r>
      <w:r>
        <w:rPr>
          <w:b/>
          <w:color w:val="2F5496"/>
          <w:sz w:val="20"/>
          <w:szCs w:val="20"/>
        </w:rPr>
        <w:tab/>
      </w:r>
      <w:r>
        <w:rPr>
          <w:sz w:val="20"/>
          <w:szCs w:val="20"/>
        </w:rPr>
        <w:t>Solve quadratic equations with real number solutions, containing one variable, including those with variables on both sides of the equal sign. Equations should be solved by:</w:t>
      </w:r>
    </w:p>
    <w:p w14:paraId="7E10CE52" w14:textId="77777777" w:rsidR="0056786B" w:rsidRDefault="0056786B" w:rsidP="00581CF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Graphing,</w:t>
      </w:r>
    </w:p>
    <w:p w14:paraId="65C80E7E" w14:textId="77777777" w:rsidR="0056786B" w:rsidRDefault="0056786B" w:rsidP="00581CF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Factoring (including perfect square trinomials and difference of squares binomials),</w:t>
      </w:r>
    </w:p>
    <w:p w14:paraId="46E0F32E" w14:textId="77777777" w:rsidR="0056786B" w:rsidRDefault="0056786B" w:rsidP="00581CF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Using the quadratic formula,</w:t>
      </w:r>
    </w:p>
    <w:p w14:paraId="3EDE0BC5" w14:textId="77777777" w:rsidR="0056786B" w:rsidRDefault="0056786B" w:rsidP="00581CF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Completing the square, or</w:t>
      </w:r>
    </w:p>
    <w:p w14:paraId="67765929" w14:textId="77777777" w:rsidR="0056786B" w:rsidRDefault="0056786B" w:rsidP="00581CF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Taking the square root.</w:t>
      </w:r>
    </w:p>
    <w:p w14:paraId="42475682" w14:textId="77777777" w:rsidR="0056786B" w:rsidRDefault="0056786B" w:rsidP="00581CF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ind w:left="1440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Supporting standards: 6.ALG.1, 6.ALG.2, 6.ALG.3, 6.ALG.4, 6.ALG.5, 7.ALG.1, 7.ALG.2, 7.</w:t>
      </w:r>
      <w:r>
        <w:rPr>
          <w:sz w:val="20"/>
          <w:szCs w:val="20"/>
        </w:rPr>
        <w:t>NCC</w:t>
      </w:r>
      <w:r>
        <w:rPr>
          <w:rFonts w:ascii="Calibri" w:eastAsia="Calibri" w:hAnsi="Calibri" w:cs="Calibri"/>
          <w:color w:val="000000"/>
          <w:sz w:val="20"/>
          <w:szCs w:val="20"/>
        </w:rPr>
        <w:t>.9, 8.ALG.1, 8.ALG.2, 8.NCC.7, 8.NCC.8</w:t>
      </w:r>
    </w:p>
    <w:p w14:paraId="45CE802F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rPr>
          <w:color w:val="000000"/>
          <w:sz w:val="20"/>
          <w:szCs w:val="20"/>
        </w:rPr>
      </w:pPr>
    </w:p>
    <w:p w14:paraId="1E186571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55" w:name="_heading=h.35nkun2" w:colFirst="0" w:colLast="0"/>
      <w:bookmarkStart w:id="156" w:name="_Toc146041829"/>
      <w:bookmarkEnd w:id="155"/>
      <w:r>
        <w:rPr>
          <w:b/>
        </w:rPr>
        <w:t>Interpret Key Features</w:t>
      </w:r>
      <w:bookmarkEnd w:id="156"/>
    </w:p>
    <w:p w14:paraId="28F855C7" w14:textId="77777777" w:rsidR="0056786B" w:rsidRDefault="0056786B" w:rsidP="0097679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Students interpret key features of equations that model quadratic relationships.</w:t>
      </w:r>
    </w:p>
    <w:p w14:paraId="59FF6FD5" w14:textId="77777777" w:rsidR="0056786B" w:rsidRDefault="0056786B" w:rsidP="0097679E">
      <w:pPr>
        <w:spacing w:line="276" w:lineRule="auto"/>
      </w:pPr>
    </w:p>
    <w:p w14:paraId="37723597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A1.QFE.4:</w:t>
      </w:r>
      <w:r>
        <w:tab/>
      </w:r>
      <w:r>
        <w:rPr>
          <w:sz w:val="20"/>
          <w:szCs w:val="20"/>
        </w:rPr>
        <w:t>Determine the domain and range of quadratic functions in mathematical problems.</w:t>
      </w:r>
    </w:p>
    <w:p w14:paraId="337EBB52" w14:textId="77777777" w:rsidR="0056786B" w:rsidRDefault="0056786B" w:rsidP="00581CF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r>
        <w:rPr>
          <w:sz w:val="20"/>
          <w:szCs w:val="20"/>
        </w:rPr>
        <w:t xml:space="preserve">7.ALG.4, </w:t>
      </w:r>
      <w:proofErr w:type="gramStart"/>
      <w:r>
        <w:rPr>
          <w:sz w:val="20"/>
          <w:szCs w:val="20"/>
        </w:rPr>
        <w:t>8.FN.</w:t>
      </w:r>
      <w:proofErr w:type="gramEnd"/>
      <w:r>
        <w:rPr>
          <w:sz w:val="20"/>
          <w:szCs w:val="20"/>
        </w:rPr>
        <w:t>3, 8.FN.8</w:t>
      </w:r>
    </w:p>
    <w:p w14:paraId="1FE50DFC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A1.QFE.5:</w:t>
      </w:r>
      <w:r>
        <w:tab/>
      </w:r>
      <w:r>
        <w:rPr>
          <w:sz w:val="20"/>
          <w:szCs w:val="20"/>
        </w:rPr>
        <w:t>Determine reasonable domain and range values of quadratic functions representing real-world situations, both continuous and discrete; interpret the solution as reasonable or unreasonable in context.</w:t>
      </w:r>
    </w:p>
    <w:p w14:paraId="3156442E" w14:textId="77777777" w:rsidR="0056786B" w:rsidRDefault="0056786B" w:rsidP="00581CF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r>
        <w:rPr>
          <w:sz w:val="20"/>
          <w:szCs w:val="20"/>
        </w:rPr>
        <w:t xml:space="preserve">7.ALG.4, </w:t>
      </w:r>
      <w:proofErr w:type="gramStart"/>
      <w:r>
        <w:rPr>
          <w:sz w:val="20"/>
          <w:szCs w:val="20"/>
        </w:rPr>
        <w:t>8.FN.</w:t>
      </w:r>
      <w:proofErr w:type="gramEnd"/>
      <w:r>
        <w:rPr>
          <w:sz w:val="20"/>
          <w:szCs w:val="20"/>
        </w:rPr>
        <w:t>3, 8.FN.8</w:t>
      </w:r>
    </w:p>
    <w:p w14:paraId="55826510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lastRenderedPageBreak/>
        <w:t>A1.QFE.6:</w:t>
      </w:r>
      <w:r>
        <w:tab/>
      </w:r>
      <w:r>
        <w:rPr>
          <w:sz w:val="20"/>
          <w:szCs w:val="20"/>
        </w:rPr>
        <w:t xml:space="preserve">Interpret the key features of a quadratic function that models a relationship between two quantities in a given context. </w:t>
      </w:r>
    </w:p>
    <w:p w14:paraId="066BF42D" w14:textId="77777777" w:rsidR="0056786B" w:rsidRDefault="0056786B" w:rsidP="00581CF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sz w:val="20"/>
          <w:szCs w:val="20"/>
        </w:rPr>
        <w:t>5.GM.</w:t>
      </w:r>
      <w:proofErr w:type="gramEnd"/>
      <w:r>
        <w:rPr>
          <w:sz w:val="20"/>
          <w:szCs w:val="20"/>
        </w:rPr>
        <w:t>8, 6.NCC.4, 6.PR.2, 7.PR.1, 7.NCC.3, 7.PR.7, 7.ALG.5, 8.FN.4, 8.FN.5, 8.FN.6, 8.FN.7, 8.FN.8, 8.FN.9</w:t>
      </w:r>
    </w:p>
    <w:p w14:paraId="76832242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A1.QFE.7:</w:t>
      </w:r>
      <w:r>
        <w:tab/>
      </w:r>
      <w:r>
        <w:rPr>
          <w:sz w:val="20"/>
          <w:szCs w:val="20"/>
        </w:rPr>
        <w:t>Flexibly use different representations of a quadratic function, including graphs, tables, and equations.</w:t>
      </w:r>
    </w:p>
    <w:p w14:paraId="1FC63BDC" w14:textId="77777777" w:rsidR="0056786B" w:rsidRDefault="0056786B" w:rsidP="00581CF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>
        <w:rPr>
          <w:sz w:val="20"/>
          <w:szCs w:val="20"/>
        </w:rPr>
        <w:t>5.GM.</w:t>
      </w:r>
      <w:proofErr w:type="gramEnd"/>
      <w:r>
        <w:rPr>
          <w:sz w:val="20"/>
          <w:szCs w:val="20"/>
        </w:rPr>
        <w:t>8, 6.NCC.4, 6.PR.2, 7.PR.1, 7.NCC.3, 7.PR.7, 7.ALG.5, 8.FN.4, 8.FN.5, 8.FN.6, 8.FN.7, 8.FN.8, 8.FN.9</w:t>
      </w:r>
    </w:p>
    <w:p w14:paraId="12F32065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A1.QFE.8:</w:t>
      </w:r>
      <w:r>
        <w:tab/>
      </w:r>
      <w:r>
        <w:rPr>
          <w:sz w:val="20"/>
          <w:szCs w:val="20"/>
        </w:rPr>
        <w:t>Explain how each form of a quadratic expression (standard, factored, and vertex form) identifies different key attributes, using the different forms to interpret quantities in context.</w:t>
      </w:r>
    </w:p>
    <w:p w14:paraId="142E8262" w14:textId="77777777" w:rsidR="0056786B" w:rsidRDefault="0056786B" w:rsidP="00581CF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6.ALG.4, 7.NCC.9, 7.ALG.1, 8.NCC.3, 8.NCC.7, 8.NCC.8,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8.FN.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5</w:t>
      </w:r>
    </w:p>
    <w:p w14:paraId="574CAC36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A1.QFE.9:</w:t>
      </w:r>
      <w:r>
        <w:tab/>
      </w:r>
      <w:r>
        <w:rPr>
          <w:sz w:val="20"/>
          <w:szCs w:val="20"/>
        </w:rPr>
        <w:t>Use factoring and completing the square to create equivalent forms of quadratic functions to reveal key attributes.</w:t>
      </w:r>
    </w:p>
    <w:p w14:paraId="33777FD1" w14:textId="77777777" w:rsidR="0056786B" w:rsidRDefault="0056786B" w:rsidP="00581CF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r>
        <w:rPr>
          <w:sz w:val="20"/>
          <w:szCs w:val="20"/>
        </w:rPr>
        <w:t xml:space="preserve">6.ALG.1, 6.ALG.2, 6.ALG.3, 6.ALG.4, 6.ALG.5, 7.ALG.1, 7.ALG.2, 7.NCC.9, 8.ALG.1, 8.ALG.2, 8.NCC.3, 8.NCC.7, 8.NCC.8, </w:t>
      </w:r>
      <w:proofErr w:type="gramStart"/>
      <w:r>
        <w:rPr>
          <w:sz w:val="20"/>
          <w:szCs w:val="20"/>
        </w:rPr>
        <w:t>8.FN.</w:t>
      </w:r>
      <w:proofErr w:type="gramEnd"/>
      <w:r>
        <w:rPr>
          <w:sz w:val="20"/>
          <w:szCs w:val="20"/>
        </w:rPr>
        <w:t>5</w:t>
      </w:r>
    </w:p>
    <w:p w14:paraId="0A6F337F" w14:textId="77777777" w:rsidR="0056786B" w:rsidRDefault="0056786B" w:rsidP="0097679E">
      <w:pPr>
        <w:spacing w:line="276" w:lineRule="auto"/>
        <w:rPr>
          <w:sz w:val="20"/>
          <w:szCs w:val="20"/>
        </w:rPr>
      </w:pPr>
    </w:p>
    <w:p w14:paraId="671735F3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57" w:name="_heading=h.1ksv4uv" w:colFirst="0" w:colLast="0"/>
      <w:bookmarkStart w:id="158" w:name="_Toc146041830"/>
      <w:bookmarkEnd w:id="157"/>
      <w:r>
        <w:rPr>
          <w:b/>
        </w:rPr>
        <w:t>Graphing &amp; Transformations</w:t>
      </w:r>
      <w:bookmarkEnd w:id="158"/>
      <w:r>
        <w:rPr>
          <w:b/>
        </w:rPr>
        <w:tab/>
      </w:r>
    </w:p>
    <w:p w14:paraId="007D8891" w14:textId="77777777" w:rsidR="0056786B" w:rsidRDefault="0056786B" w:rsidP="0097679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Students graph quadratic functions and explore different transformations of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f(x)=</m:t>
        </m:r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2</m:t>
            </m:r>
          </m:sup>
        </m:sSup>
      </m:oMath>
      <w:r>
        <w:rPr>
          <w:sz w:val="20"/>
          <w:szCs w:val="20"/>
        </w:rPr>
        <w:t>.</w:t>
      </w:r>
    </w:p>
    <w:p w14:paraId="6AECDB9E" w14:textId="77777777" w:rsidR="0056786B" w:rsidRDefault="0056786B" w:rsidP="0097679E">
      <w:pPr>
        <w:spacing w:line="276" w:lineRule="auto"/>
      </w:pPr>
    </w:p>
    <w:p w14:paraId="1BB23E67" w14:textId="77777777" w:rsidR="0056786B" w:rsidRPr="0097679E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rFonts w:ascii="Calibri" w:hAnsi="Calibri" w:cs="Calibri"/>
          <w:sz w:val="20"/>
          <w:szCs w:val="20"/>
        </w:rPr>
      </w:pPr>
      <w:r w:rsidRPr="0097679E">
        <w:rPr>
          <w:rFonts w:ascii="Calibri" w:hAnsi="Calibri" w:cs="Calibri"/>
          <w:b/>
          <w:bCs/>
          <w:color w:val="2F5496"/>
          <w:sz w:val="20"/>
          <w:szCs w:val="20"/>
        </w:rPr>
        <w:t>A1.QFE.10:</w:t>
      </w:r>
      <w:r w:rsidRPr="0097679E">
        <w:rPr>
          <w:rFonts w:ascii="Calibri" w:hAnsi="Calibri" w:cs="Calibri"/>
          <w:sz w:val="20"/>
          <w:szCs w:val="20"/>
        </w:rPr>
        <w:tab/>
        <w:t>Graph quadratic functions given as an equation or in function notation, labeling key attributes, without technology.</w:t>
      </w:r>
    </w:p>
    <w:p w14:paraId="2010BA21" w14:textId="77777777" w:rsidR="0056786B" w:rsidRPr="0097679E" w:rsidRDefault="0056786B" w:rsidP="00581CF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rFonts w:ascii="Calibri" w:hAnsi="Calibri" w:cs="Calibri"/>
          <w:sz w:val="20"/>
          <w:szCs w:val="20"/>
        </w:rPr>
        <w:t>5.GM.</w:t>
      </w:r>
      <w:proofErr w:type="gramEnd"/>
      <w:r w:rsidRPr="0097679E">
        <w:rPr>
          <w:rFonts w:ascii="Calibri" w:hAnsi="Calibri" w:cs="Calibri"/>
          <w:sz w:val="20"/>
          <w:szCs w:val="20"/>
        </w:rPr>
        <w:t>7, 5.GM.8, 6.GM.4, 7.ALG.1, 7.PR.4, 8.FN.1, 8.FN.5, 8.FN.6, 8.FN.7</w:t>
      </w:r>
    </w:p>
    <w:p w14:paraId="3CC14D1E" w14:textId="77777777" w:rsidR="0056786B" w:rsidRPr="0097679E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rFonts w:ascii="Calibri" w:hAnsi="Calibri" w:cs="Calibri"/>
          <w:sz w:val="20"/>
          <w:szCs w:val="20"/>
        </w:rPr>
      </w:pPr>
      <w:r w:rsidRPr="0097679E">
        <w:rPr>
          <w:rFonts w:ascii="Calibri" w:hAnsi="Calibri" w:cs="Calibri"/>
          <w:b/>
          <w:bCs/>
          <w:color w:val="2F5496"/>
          <w:sz w:val="20"/>
          <w:szCs w:val="20"/>
        </w:rPr>
        <w:t>A1.QFE.11:</w:t>
      </w:r>
      <w:r w:rsidRPr="0097679E">
        <w:rPr>
          <w:rFonts w:ascii="Calibri" w:hAnsi="Calibri" w:cs="Calibri"/>
          <w:sz w:val="20"/>
          <w:szCs w:val="20"/>
        </w:rPr>
        <w:tab/>
        <w:t>Graph and describe the effect of transformations on quadratic functions.</w:t>
      </w:r>
    </w:p>
    <w:p w14:paraId="5EB85C87" w14:textId="77777777" w:rsidR="0056786B" w:rsidRPr="0097679E" w:rsidRDefault="0056786B" w:rsidP="00581CF3">
      <w:pPr>
        <w:pStyle w:val="ListParagraph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>Transformations include: stretches, compressions, vertical, and horizontal</w:t>
      </w:r>
    </w:p>
    <w:p w14:paraId="61C27EB5" w14:textId="77777777" w:rsidR="0056786B" w:rsidRPr="0097679E" w:rsidRDefault="0056786B" w:rsidP="00581CF3">
      <w:pPr>
        <w:pStyle w:val="ListParagraph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rFonts w:ascii="Calibri" w:hAnsi="Calibri" w:cs="Calibri"/>
          <w:sz w:val="20"/>
          <w:szCs w:val="20"/>
        </w:rPr>
        <w:t>5.GM.</w:t>
      </w:r>
      <w:proofErr w:type="gramEnd"/>
      <w:r w:rsidRPr="0097679E">
        <w:rPr>
          <w:rFonts w:ascii="Calibri" w:hAnsi="Calibri" w:cs="Calibri"/>
          <w:sz w:val="20"/>
          <w:szCs w:val="20"/>
        </w:rPr>
        <w:t>7, 5.GM.8, 6.GM.4, 7.ALG.1, 7.PR.4, 8.FN.1, 8.FN.5, 8.FN.6, 8.FN.7</w:t>
      </w:r>
    </w:p>
    <w:p w14:paraId="7D83D385" w14:textId="37D5E0AB" w:rsidR="0056786B" w:rsidRPr="0097679E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rFonts w:ascii="Calibri" w:hAnsi="Calibri" w:cs="Calibri"/>
          <w:sz w:val="20"/>
          <w:szCs w:val="20"/>
        </w:rPr>
      </w:pPr>
      <w:r w:rsidRPr="0097679E">
        <w:rPr>
          <w:rFonts w:ascii="Calibri" w:hAnsi="Calibri" w:cs="Calibri"/>
          <w:b/>
          <w:bCs/>
          <w:color w:val="2F5496"/>
          <w:sz w:val="20"/>
          <w:szCs w:val="20"/>
        </w:rPr>
        <w:t>A1.QFE.12:</w:t>
      </w:r>
      <w:r w:rsidRPr="0097679E">
        <w:rPr>
          <w:rFonts w:ascii="Calibri" w:hAnsi="Calibri" w:cs="Calibri"/>
          <w:sz w:val="20"/>
          <w:szCs w:val="20"/>
        </w:rPr>
        <w:tab/>
        <w:t xml:space="preserve">Given the graph of a quadratic function, explain the effects of the transformation from the parent function, </w:t>
      </w:r>
      <m:oMath>
        <m:r>
          <m:rPr>
            <m:sty m:val="p"/>
          </m:rPr>
          <w:rPr>
            <w:rFonts w:ascii="Cambria Math" w:eastAsia="Cambria Math" w:hAnsi="Cambria Math" w:cs="Calibri"/>
            <w:sz w:val="20"/>
            <w:szCs w:val="20"/>
          </w:rPr>
          <m:t>y=</m:t>
        </m:r>
        <m:sSup>
          <m:sSupPr>
            <m:ctrlPr>
              <w:rPr>
                <w:rFonts w:ascii="Cambria Math" w:eastAsia="Cambria Math" w:hAnsi="Cambria Math" w:cs="Calibri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 w:cs="Calibri"/>
                <w:sz w:val="20"/>
                <w:szCs w:val="2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libri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eastAsia="Cambria Math" w:hAnsi="Cambria Math" w:cs="Calibri"/>
            <w:sz w:val="20"/>
            <w:szCs w:val="20"/>
          </w:rPr>
          <m:t>.</m:t>
        </m:r>
      </m:oMath>
      <w:r w:rsidRPr="0097679E">
        <w:rPr>
          <w:rFonts w:ascii="Calibri" w:hAnsi="Calibri" w:cs="Calibri"/>
          <w:sz w:val="20"/>
          <w:szCs w:val="20"/>
        </w:rPr>
        <w:t xml:space="preserve"> </w:t>
      </w:r>
    </w:p>
    <w:p w14:paraId="4556997D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rFonts w:ascii="Calibri" w:hAnsi="Calibri" w:cs="Calibri"/>
          <w:sz w:val="20"/>
          <w:szCs w:val="20"/>
        </w:rPr>
        <w:t>5.GM.</w:t>
      </w:r>
      <w:proofErr w:type="gramEnd"/>
      <w:r w:rsidRPr="0097679E">
        <w:rPr>
          <w:rFonts w:ascii="Calibri" w:hAnsi="Calibri" w:cs="Calibri"/>
          <w:sz w:val="20"/>
          <w:szCs w:val="20"/>
        </w:rPr>
        <w:t>7, 5.GM.8, 6.GM.4, 7.ALG.1, 7.PR.4, 8.FN.1, 8.FN.5, 8.FN.6, 8.FN.7</w:t>
      </w:r>
    </w:p>
    <w:p w14:paraId="264B3A23" w14:textId="77777777" w:rsidR="0056786B" w:rsidRPr="0097679E" w:rsidRDefault="0056786B" w:rsidP="0097679E">
      <w:pPr>
        <w:widowControl w:val="0"/>
        <w:spacing w:after="48" w:line="276" w:lineRule="auto"/>
        <w:ind w:left="1080" w:hanging="1080"/>
        <w:rPr>
          <w:rFonts w:ascii="Calibri" w:hAnsi="Calibri" w:cs="Calibri"/>
          <w:color w:val="000000"/>
          <w:sz w:val="20"/>
          <w:szCs w:val="20"/>
        </w:rPr>
      </w:pPr>
    </w:p>
    <w:p w14:paraId="2F020F82" w14:textId="77777777" w:rsidR="0056786B" w:rsidRPr="0097679E" w:rsidRDefault="0056786B" w:rsidP="0097679E">
      <w:pPr>
        <w:pStyle w:val="Heading3"/>
        <w:spacing w:before="0" w:line="276" w:lineRule="auto"/>
        <w:rPr>
          <w:rFonts w:ascii="Calibri" w:hAnsi="Calibri" w:cs="Calibri"/>
          <w:sz w:val="20"/>
          <w:szCs w:val="20"/>
        </w:rPr>
      </w:pPr>
      <w:bookmarkStart w:id="159" w:name="_heading=h.44sinio" w:colFirst="0" w:colLast="0"/>
      <w:bookmarkStart w:id="160" w:name="_Toc146041831"/>
      <w:bookmarkEnd w:id="159"/>
      <w:r w:rsidRPr="0097679E">
        <w:rPr>
          <w:rFonts w:ascii="Calibri" w:hAnsi="Calibri" w:cs="Calibri"/>
          <w:sz w:val="20"/>
          <w:szCs w:val="20"/>
        </w:rPr>
        <w:t>Statistical Relationships</w:t>
      </w:r>
      <w:bookmarkEnd w:id="160"/>
    </w:p>
    <w:p w14:paraId="7D19A9F1" w14:textId="77777777" w:rsidR="0056786B" w:rsidRPr="0097679E" w:rsidRDefault="0056786B" w:rsidP="0097679E">
      <w:pPr>
        <w:spacing w:line="276" w:lineRule="auto"/>
        <w:rPr>
          <w:rFonts w:ascii="Calibri" w:hAnsi="Calibri" w:cs="Calibri"/>
          <w:sz w:val="20"/>
          <w:szCs w:val="20"/>
        </w:rPr>
      </w:pPr>
      <w:r w:rsidRPr="0097679E">
        <w:rPr>
          <w:rFonts w:ascii="Calibri" w:hAnsi="Calibri" w:cs="Calibri"/>
          <w:sz w:val="20"/>
          <w:szCs w:val="20"/>
        </w:rPr>
        <w:t>Students explore quadratic statistical relationships.</w:t>
      </w:r>
    </w:p>
    <w:p w14:paraId="5C9979D6" w14:textId="77777777" w:rsidR="0056786B" w:rsidRPr="0097679E" w:rsidRDefault="0056786B" w:rsidP="0097679E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06E3E72E" w14:textId="77777777" w:rsidR="0056786B" w:rsidRPr="0097679E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rFonts w:ascii="Calibri" w:hAnsi="Calibri" w:cs="Calibri"/>
          <w:color w:val="202124"/>
          <w:sz w:val="20"/>
          <w:szCs w:val="20"/>
        </w:rPr>
      </w:pPr>
      <w:r w:rsidRPr="0097679E">
        <w:rPr>
          <w:rFonts w:ascii="Calibri" w:hAnsi="Calibri" w:cs="Calibri"/>
          <w:b/>
          <w:bCs/>
          <w:color w:val="2F5496"/>
          <w:sz w:val="20"/>
          <w:szCs w:val="20"/>
        </w:rPr>
        <w:t>A1.QFE.13:</w:t>
      </w:r>
      <w:r w:rsidRPr="0097679E">
        <w:rPr>
          <w:rFonts w:ascii="Calibri" w:hAnsi="Calibri" w:cs="Calibri"/>
          <w:sz w:val="20"/>
          <w:szCs w:val="20"/>
        </w:rPr>
        <w:tab/>
      </w:r>
      <w:r w:rsidRPr="0097679E">
        <w:rPr>
          <w:rFonts w:ascii="Calibri" w:hAnsi="Calibri" w:cs="Calibri"/>
          <w:color w:val="202124"/>
          <w:sz w:val="20"/>
          <w:szCs w:val="20"/>
        </w:rPr>
        <w:t>Write quadratic functions that provide a reasonable fit to data and use them to make predictions with technology.</w:t>
      </w:r>
    </w:p>
    <w:p w14:paraId="70287A6B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rFonts w:ascii="Calibri" w:hAnsi="Calibri" w:cs="Calibri"/>
          <w:sz w:val="20"/>
          <w:szCs w:val="20"/>
        </w:rPr>
        <w:t>8.SP.</w:t>
      </w:r>
      <w:proofErr w:type="gramEnd"/>
      <w:r w:rsidRPr="0097679E">
        <w:rPr>
          <w:rFonts w:ascii="Calibri" w:hAnsi="Calibri" w:cs="Calibri"/>
          <w:sz w:val="20"/>
          <w:szCs w:val="20"/>
        </w:rPr>
        <w:t>1, 8.SP.2</w:t>
      </w:r>
    </w:p>
    <w:p w14:paraId="7302EFDF" w14:textId="77777777" w:rsidR="0056786B" w:rsidRDefault="0056786B" w:rsidP="0097679E">
      <w:pPr>
        <w:widowControl w:val="0"/>
        <w:spacing w:line="276" w:lineRule="auto"/>
        <w:ind w:left="1080" w:hanging="1080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hidden="0" allowOverlap="1" wp14:anchorId="7A0379D2" wp14:editId="7265580F">
                <wp:simplePos x="0" y="0"/>
                <wp:positionH relativeFrom="column">
                  <wp:posOffset>38101</wp:posOffset>
                </wp:positionH>
                <wp:positionV relativeFrom="paragraph">
                  <wp:posOffset>127000</wp:posOffset>
                </wp:positionV>
                <wp:extent cx="0" cy="12700"/>
                <wp:effectExtent l="0" t="0" r="0" b="0"/>
                <wp:wrapNone/>
                <wp:docPr id="826" name="Straight Arrow Connector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shape w14:anchorId="44163744" id="Straight Arrow Connector 826" o:spid="_x0000_s1026" type="#_x0000_t32" style="position:absolute;margin-left:3pt;margin-top:10pt;width:0;height: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lDw0wEAAJk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2B93CF0" w14:textId="77777777" w:rsidR="0056786B" w:rsidRPr="00166642" w:rsidRDefault="0056786B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2C36EB03" wp14:editId="51E28DBB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388042666" name="Straight Connector 1388042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0D9C34CE" id="Straight Connector 1388042666" o:spid="_x0000_s1026" style="position:absolute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91F986E" w14:textId="3796B8A9" w:rsidR="0056786B" w:rsidRDefault="0056786B" w:rsidP="0097679E">
      <w:pPr>
        <w:spacing w:line="276" w:lineRule="auto"/>
        <w:rPr>
          <w:b/>
          <w:sz w:val="20"/>
          <w:szCs w:val="20"/>
          <w:highlight w:val="white"/>
          <w:u w:val="single"/>
        </w:rPr>
      </w:pPr>
    </w:p>
    <w:p w14:paraId="0C2783B0" w14:textId="77777777" w:rsidR="0056786B" w:rsidRDefault="0056786B" w:rsidP="0097679E">
      <w:pPr>
        <w:pStyle w:val="Heading2"/>
        <w:spacing w:before="0" w:line="276" w:lineRule="auto"/>
        <w:rPr>
          <w:b/>
          <w:u w:val="single"/>
        </w:rPr>
      </w:pPr>
      <w:bookmarkStart w:id="161" w:name="_heading=h.2jxsxqh" w:colFirst="0" w:colLast="0"/>
      <w:bookmarkStart w:id="162" w:name="_Toc146041832"/>
      <w:bookmarkEnd w:id="161"/>
      <w:r>
        <w:rPr>
          <w:b/>
          <w:u w:val="single"/>
        </w:rPr>
        <w:t>Exponential Functions &amp; Equations</w:t>
      </w:r>
      <w:bookmarkEnd w:id="162"/>
    </w:p>
    <w:p w14:paraId="62F3B49A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63" w:name="_heading=h.z337ya" w:colFirst="0" w:colLast="0"/>
      <w:bookmarkStart w:id="164" w:name="_Toc146041833"/>
      <w:bookmarkEnd w:id="163"/>
      <w:r>
        <w:rPr>
          <w:b/>
        </w:rPr>
        <w:t>Create &amp; Solve</w:t>
      </w:r>
      <w:bookmarkEnd w:id="164"/>
      <w:r>
        <w:rPr>
          <w:b/>
        </w:rPr>
        <w:tab/>
      </w:r>
    </w:p>
    <w:p w14:paraId="3A646498" w14:textId="77777777" w:rsidR="0056786B" w:rsidRDefault="0056786B" w:rsidP="0097679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Students create and solve problems that model exponential relationships.</w:t>
      </w:r>
    </w:p>
    <w:p w14:paraId="3873DD3B" w14:textId="77777777" w:rsidR="0056786B" w:rsidRDefault="0056786B" w:rsidP="0097679E">
      <w:pPr>
        <w:spacing w:line="276" w:lineRule="auto"/>
      </w:pPr>
    </w:p>
    <w:p w14:paraId="4FFAFB3F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A1.EFE.1:</w:t>
      </w:r>
      <w:r>
        <w:tab/>
      </w:r>
      <w:r>
        <w:rPr>
          <w:sz w:val="20"/>
          <w:szCs w:val="20"/>
        </w:rPr>
        <w:t>Represent and solve real-world problems, using exponential equations in one variable.</w:t>
      </w:r>
    </w:p>
    <w:p w14:paraId="6A857F6B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r w:rsidRPr="0097679E">
        <w:rPr>
          <w:sz w:val="20"/>
          <w:szCs w:val="20"/>
        </w:rPr>
        <w:t xml:space="preserve">6.ALG.3, 6.ALG.4, 6.ALG.7, 6.ALG.8, 7.ALG.1, 7.ALG.2, 7.ALG.3, 7.NCC.9, </w:t>
      </w:r>
      <w:proofErr w:type="gramStart"/>
      <w:r w:rsidRPr="0097679E">
        <w:rPr>
          <w:sz w:val="20"/>
          <w:szCs w:val="20"/>
        </w:rPr>
        <w:t>7.PR.</w:t>
      </w:r>
      <w:proofErr w:type="gramEnd"/>
      <w:r w:rsidRPr="0097679E">
        <w:rPr>
          <w:sz w:val="20"/>
          <w:szCs w:val="20"/>
        </w:rPr>
        <w:t>6, 8.FN.6, 8.FN.7, 8.ALG.1, 8.ALG.2</w:t>
      </w:r>
    </w:p>
    <w:p w14:paraId="1E761C6A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lastRenderedPageBreak/>
        <w:t>A1.EFE.2:</w:t>
      </w:r>
      <w:r>
        <w:tab/>
      </w:r>
      <w:r>
        <w:rPr>
          <w:sz w:val="20"/>
          <w:szCs w:val="20"/>
        </w:rPr>
        <w:t>Represent real-world problems (growth, decay, and compound interest), using exponential equations.</w:t>
      </w:r>
    </w:p>
    <w:p w14:paraId="342CE19B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r w:rsidRPr="0097679E">
        <w:rPr>
          <w:sz w:val="20"/>
          <w:szCs w:val="20"/>
        </w:rPr>
        <w:t xml:space="preserve">6.ALG.3, 6.ALG.4, 6.ALG.7, 6.ALG.8, 7.ALG.1, 7.ALG.2, 7.ALG.3, 7.NCC.9, </w:t>
      </w:r>
      <w:proofErr w:type="gramStart"/>
      <w:r w:rsidRPr="0097679E">
        <w:rPr>
          <w:sz w:val="20"/>
          <w:szCs w:val="20"/>
        </w:rPr>
        <w:t>7.PR.</w:t>
      </w:r>
      <w:proofErr w:type="gramEnd"/>
      <w:r w:rsidRPr="0097679E">
        <w:rPr>
          <w:sz w:val="20"/>
          <w:szCs w:val="20"/>
        </w:rPr>
        <w:t>6, 8.FN.6, 8.FN.7, 8.ALG.1, 8.ALG.2</w:t>
      </w:r>
    </w:p>
    <w:p w14:paraId="38D7BBA5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A1.EFE.3:</w:t>
      </w:r>
      <w:r>
        <w:tab/>
      </w:r>
      <w:r>
        <w:rPr>
          <w:sz w:val="20"/>
          <w:szCs w:val="20"/>
        </w:rPr>
        <w:t>Construct exponential equations from geometric sequences with and without context.</w:t>
      </w:r>
    </w:p>
    <w:p w14:paraId="47467598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r w:rsidRPr="0097679E">
        <w:rPr>
          <w:sz w:val="20"/>
          <w:szCs w:val="20"/>
        </w:rPr>
        <w:t xml:space="preserve">6.ALG.3, 6.ALG.4, 6.ALG.7, 6.ALG.8, 7.ALG.1, 7.ALG.2, 7.ALG.3, 7.NCC.9, </w:t>
      </w:r>
      <w:proofErr w:type="gramStart"/>
      <w:r w:rsidRPr="0097679E">
        <w:rPr>
          <w:sz w:val="20"/>
          <w:szCs w:val="20"/>
        </w:rPr>
        <w:t>7.PR.</w:t>
      </w:r>
      <w:proofErr w:type="gramEnd"/>
      <w:r w:rsidRPr="0097679E">
        <w:rPr>
          <w:sz w:val="20"/>
          <w:szCs w:val="20"/>
        </w:rPr>
        <w:t>6, 8.FN.6, 8.FN.7, 8.ALG.1, 8.ALG.2</w:t>
      </w:r>
    </w:p>
    <w:p w14:paraId="751A1B16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color w:val="000000"/>
          <w:sz w:val="20"/>
          <w:szCs w:val="20"/>
        </w:rPr>
      </w:pPr>
    </w:p>
    <w:p w14:paraId="058E1727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65" w:name="_heading=h.3j2qqm3" w:colFirst="0" w:colLast="0"/>
      <w:bookmarkStart w:id="166" w:name="_Toc146041834"/>
      <w:bookmarkEnd w:id="165"/>
      <w:r>
        <w:rPr>
          <w:b/>
        </w:rPr>
        <w:t>Interpret Key Features</w:t>
      </w:r>
      <w:bookmarkEnd w:id="166"/>
      <w:r>
        <w:rPr>
          <w:b/>
        </w:rPr>
        <w:t xml:space="preserve"> </w:t>
      </w:r>
      <w:r>
        <w:rPr>
          <w:b/>
        </w:rPr>
        <w:tab/>
      </w:r>
    </w:p>
    <w:p w14:paraId="371AE5E5" w14:textId="77777777" w:rsidR="0056786B" w:rsidRDefault="0056786B" w:rsidP="0097679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Students interpret key features of equations that model exponential relationships.</w:t>
      </w:r>
    </w:p>
    <w:p w14:paraId="1DF25AE9" w14:textId="77777777" w:rsidR="0056786B" w:rsidRDefault="0056786B" w:rsidP="0097679E">
      <w:pPr>
        <w:spacing w:line="276" w:lineRule="auto"/>
        <w:rPr>
          <w:sz w:val="20"/>
          <w:szCs w:val="20"/>
        </w:rPr>
      </w:pPr>
    </w:p>
    <w:p w14:paraId="75965284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A1.EFE.4:</w:t>
      </w:r>
      <w:r>
        <w:tab/>
      </w:r>
      <w:r>
        <w:rPr>
          <w:sz w:val="20"/>
          <w:szCs w:val="20"/>
        </w:rPr>
        <w:t>Determine the domain and range of exponential functions in mathematical problems.</w:t>
      </w:r>
    </w:p>
    <w:p w14:paraId="22E882CC" w14:textId="77777777" w:rsidR="0056786B" w:rsidRDefault="0056786B" w:rsidP="0097679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r>
        <w:rPr>
          <w:sz w:val="20"/>
          <w:szCs w:val="20"/>
        </w:rPr>
        <w:t xml:space="preserve">7.ALG.4, </w:t>
      </w:r>
      <w:proofErr w:type="gramStart"/>
      <w:r>
        <w:rPr>
          <w:sz w:val="20"/>
          <w:szCs w:val="20"/>
        </w:rPr>
        <w:t>8.FN.</w:t>
      </w:r>
      <w:proofErr w:type="gramEnd"/>
      <w:r>
        <w:rPr>
          <w:sz w:val="20"/>
          <w:szCs w:val="20"/>
        </w:rPr>
        <w:t>3, 8.FN.8</w:t>
      </w:r>
    </w:p>
    <w:p w14:paraId="4CEE94DD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A1.EFE.5:</w:t>
      </w:r>
      <w:r>
        <w:tab/>
      </w:r>
      <w:r>
        <w:rPr>
          <w:sz w:val="20"/>
          <w:szCs w:val="20"/>
        </w:rPr>
        <w:t>Determine reasonable domain and range values of exponential functions representing real-world situations, both continuous and discrete; interpret the solution as reasonable or unreasonable in context.</w:t>
      </w:r>
    </w:p>
    <w:p w14:paraId="77D1CA6F" w14:textId="124D3A35" w:rsidR="0056786B" w:rsidRPr="0097679E" w:rsidRDefault="0097679E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>S</w:t>
      </w:r>
      <w:r w:rsidR="0056786B"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upporting standards: </w:t>
      </w:r>
      <w:r w:rsidR="0056786B" w:rsidRPr="0097679E">
        <w:rPr>
          <w:sz w:val="20"/>
          <w:szCs w:val="20"/>
        </w:rPr>
        <w:t xml:space="preserve">7.ALG.4, </w:t>
      </w:r>
      <w:proofErr w:type="gramStart"/>
      <w:r w:rsidR="0056786B" w:rsidRPr="0097679E">
        <w:rPr>
          <w:sz w:val="20"/>
          <w:szCs w:val="20"/>
        </w:rPr>
        <w:t>8.FN.</w:t>
      </w:r>
      <w:proofErr w:type="gramEnd"/>
      <w:r w:rsidR="0056786B" w:rsidRPr="0097679E">
        <w:rPr>
          <w:sz w:val="20"/>
          <w:szCs w:val="20"/>
        </w:rPr>
        <w:t>3, 8.FN.8</w:t>
      </w:r>
    </w:p>
    <w:p w14:paraId="464FF098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A1.EFE.6:</w:t>
      </w:r>
      <w:r>
        <w:tab/>
      </w:r>
      <w:r>
        <w:rPr>
          <w:sz w:val="20"/>
          <w:szCs w:val="20"/>
        </w:rPr>
        <w:t>Interpret the key features of an exponential function that models a relationship between two quantities in a given context.</w:t>
      </w:r>
    </w:p>
    <w:p w14:paraId="03CDE332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sz w:val="20"/>
          <w:szCs w:val="20"/>
        </w:rPr>
        <w:t>5.GM.</w:t>
      </w:r>
      <w:proofErr w:type="gramEnd"/>
      <w:r w:rsidRPr="0097679E">
        <w:rPr>
          <w:sz w:val="20"/>
          <w:szCs w:val="20"/>
        </w:rPr>
        <w:t>8, 6.NCC.4, 6.PR.2, 7.PR.1, 7.NCC.3, 7.PR.7, 7.ALG.5, 8.FN.4, 8.FN.5, 8.FN.6, 8.FN.7, 8.FN.8, 8.FN.9</w:t>
      </w:r>
    </w:p>
    <w:p w14:paraId="0C919ED4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A1.EFE.7:</w:t>
      </w:r>
      <w:r>
        <w:tab/>
      </w:r>
      <w:r>
        <w:rPr>
          <w:sz w:val="20"/>
          <w:szCs w:val="20"/>
        </w:rPr>
        <w:t>Flexibly use different representations of an exponential function, including graphs, tables, and equations.</w:t>
      </w:r>
    </w:p>
    <w:p w14:paraId="4986DE31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sz w:val="20"/>
          <w:szCs w:val="20"/>
        </w:rPr>
        <w:t>5.GM.</w:t>
      </w:r>
      <w:proofErr w:type="gramEnd"/>
      <w:r w:rsidRPr="0097679E">
        <w:rPr>
          <w:sz w:val="20"/>
          <w:szCs w:val="20"/>
        </w:rPr>
        <w:t>8, 6.NCC.4, 6.PR.2, 7.PR.1, 7.NCC.3, 7.PR.7, 7.ALG.5, 8.FN.4, 8.FN.5, 8.FN.6, 8.FN.7, 8.FN.8, 8.FN.9</w:t>
      </w:r>
    </w:p>
    <w:p w14:paraId="5606D9F6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A1.EFE.8:</w:t>
      </w:r>
      <w:r>
        <w:tab/>
      </w:r>
      <w:r>
        <w:rPr>
          <w:sz w:val="20"/>
          <w:szCs w:val="20"/>
        </w:rPr>
        <w:t>Interpret the quantities in an exponential equation in the context of a real-world problem, including growth, decay, and compound interest.</w:t>
      </w:r>
    </w:p>
    <w:p w14:paraId="5FE49C3D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sz w:val="20"/>
          <w:szCs w:val="20"/>
        </w:rPr>
        <w:t>5.GM.</w:t>
      </w:r>
      <w:proofErr w:type="gramEnd"/>
      <w:r w:rsidRPr="0097679E">
        <w:rPr>
          <w:sz w:val="20"/>
          <w:szCs w:val="20"/>
        </w:rPr>
        <w:t>8, 6.NCC.4, 6.PR.2, 7.PR.1, 7.NCC.3, 7.PR.7, 7.ALG.5, 8.FN.4, 8.FN.5, 8.FN.6, 8.FN.7, 8.FN.8, 8.FN.9</w:t>
      </w:r>
    </w:p>
    <w:p w14:paraId="604AC340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color w:val="000000"/>
          <w:sz w:val="20"/>
          <w:szCs w:val="20"/>
        </w:rPr>
      </w:pPr>
    </w:p>
    <w:p w14:paraId="2F314817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67" w:name="_heading=h.1y810tw" w:colFirst="0" w:colLast="0"/>
      <w:bookmarkStart w:id="168" w:name="_Toc146041835"/>
      <w:bookmarkEnd w:id="167"/>
      <w:r>
        <w:rPr>
          <w:b/>
        </w:rPr>
        <w:t>Graphing</w:t>
      </w:r>
      <w:bookmarkEnd w:id="168"/>
      <w:r>
        <w:rPr>
          <w:b/>
        </w:rPr>
        <w:t xml:space="preserve"> </w:t>
      </w:r>
      <w:r>
        <w:rPr>
          <w:b/>
        </w:rPr>
        <w:tab/>
      </w:r>
    </w:p>
    <w:p w14:paraId="10A76C08" w14:textId="77777777" w:rsidR="0056786B" w:rsidRDefault="0056786B" w:rsidP="0097679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Students graph exponential functions.</w:t>
      </w:r>
    </w:p>
    <w:p w14:paraId="01E821F0" w14:textId="77777777" w:rsidR="0056786B" w:rsidRDefault="0056786B" w:rsidP="0097679E">
      <w:pPr>
        <w:spacing w:line="276" w:lineRule="auto"/>
      </w:pPr>
    </w:p>
    <w:p w14:paraId="416A9C0D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A1.EFE.9:</w:t>
      </w:r>
      <w:r>
        <w:tab/>
      </w:r>
      <w:r>
        <w:rPr>
          <w:sz w:val="20"/>
          <w:szCs w:val="20"/>
        </w:rPr>
        <w:t>Graph exponential functions that model real-world problems (growth, decay, and compound interest), showing key attributes.</w:t>
      </w:r>
    </w:p>
    <w:p w14:paraId="31F16A7B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sz w:val="20"/>
          <w:szCs w:val="20"/>
        </w:rPr>
        <w:t>5.GM.</w:t>
      </w:r>
      <w:proofErr w:type="gramEnd"/>
      <w:r w:rsidRPr="0097679E">
        <w:rPr>
          <w:sz w:val="20"/>
          <w:szCs w:val="20"/>
        </w:rPr>
        <w:t>7, 5.GM.8, 6.GM.4, 7.ALG.1, 7.PR.4, 8.FN.1, 8.FN.5, 8.FN.6, 8.FN.7</w:t>
      </w:r>
    </w:p>
    <w:p w14:paraId="158EAD4E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color w:val="000000"/>
          <w:sz w:val="20"/>
          <w:szCs w:val="20"/>
        </w:rPr>
      </w:pPr>
    </w:p>
    <w:p w14:paraId="1D9B3ACB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69" w:name="_heading=h.4i7ojhp" w:colFirst="0" w:colLast="0"/>
      <w:bookmarkStart w:id="170" w:name="_Toc146041836"/>
      <w:bookmarkEnd w:id="169"/>
      <w:r>
        <w:rPr>
          <w:b/>
        </w:rPr>
        <w:t>Statistical Relationships</w:t>
      </w:r>
      <w:bookmarkEnd w:id="170"/>
      <w:r>
        <w:rPr>
          <w:b/>
        </w:rPr>
        <w:t xml:space="preserve"> </w:t>
      </w:r>
      <w:r>
        <w:rPr>
          <w:b/>
        </w:rPr>
        <w:tab/>
      </w:r>
    </w:p>
    <w:p w14:paraId="672B2CB9" w14:textId="77777777" w:rsidR="0056786B" w:rsidRDefault="0056786B" w:rsidP="0097679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Students explore exponential statistical relationships.</w:t>
      </w:r>
    </w:p>
    <w:p w14:paraId="7E5FB123" w14:textId="77777777" w:rsidR="0056786B" w:rsidRDefault="0056786B" w:rsidP="0097679E">
      <w:pPr>
        <w:widowControl w:val="0"/>
        <w:tabs>
          <w:tab w:val="left" w:pos="1080"/>
        </w:tabs>
        <w:spacing w:line="276" w:lineRule="auto"/>
      </w:pPr>
    </w:p>
    <w:p w14:paraId="381B7630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A1.EFE.10:</w:t>
      </w:r>
      <w:r>
        <w:tab/>
      </w:r>
      <w:r>
        <w:rPr>
          <w:color w:val="000000"/>
          <w:sz w:val="20"/>
          <w:szCs w:val="20"/>
        </w:rPr>
        <w:t>Write exponential functions that provide a reasonable fit to data and use them to make predictions with technology.</w:t>
      </w:r>
    </w:p>
    <w:p w14:paraId="1091EDA0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sz w:val="20"/>
          <w:szCs w:val="20"/>
        </w:rPr>
        <w:t>8.SP.</w:t>
      </w:r>
      <w:proofErr w:type="gramEnd"/>
      <w:r w:rsidRPr="0097679E">
        <w:rPr>
          <w:sz w:val="20"/>
          <w:szCs w:val="20"/>
        </w:rPr>
        <w:t>1, 8.SP.2</w:t>
      </w:r>
    </w:p>
    <w:p w14:paraId="4926C187" w14:textId="77777777" w:rsidR="0056786B" w:rsidRDefault="0056786B" w:rsidP="0097679E">
      <w:pPr>
        <w:widowControl w:val="0"/>
        <w:spacing w:line="276" w:lineRule="auto"/>
        <w:ind w:left="1080" w:hanging="1080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hidden="0" allowOverlap="1" wp14:anchorId="34F03182" wp14:editId="7DA81E04">
                <wp:simplePos x="0" y="0"/>
                <wp:positionH relativeFrom="column">
                  <wp:posOffset>38101</wp:posOffset>
                </wp:positionH>
                <wp:positionV relativeFrom="paragraph">
                  <wp:posOffset>127000</wp:posOffset>
                </wp:positionV>
                <wp:extent cx="0" cy="12700"/>
                <wp:effectExtent l="0" t="0" r="0" b="0"/>
                <wp:wrapNone/>
                <wp:docPr id="821" name="Straight Arrow Connector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shape w14:anchorId="5088CF0B" id="Straight Arrow Connector 821" o:spid="_x0000_s1026" type="#_x0000_t32" style="position:absolute;margin-left:3pt;margin-top:10pt;width:0;height:1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lDw0wEAAJk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bookmarkStart w:id="171" w:name="_heading=h.2xcytpi" w:colFirst="0" w:colLast="0"/>
      <w:bookmarkEnd w:id="171"/>
    </w:p>
    <w:p w14:paraId="6EDB3C4B" w14:textId="77777777" w:rsidR="0056786B" w:rsidRPr="00166642" w:rsidRDefault="0056786B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3F263125" wp14:editId="37383042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646709934" name="Straight Connector 1646709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2D6BB0B6" id="Straight Connector 1646709934" o:spid="_x0000_s1026" style="position:absolute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6BA50ACB" w14:textId="77777777" w:rsidR="0056786B" w:rsidRDefault="0056786B" w:rsidP="0097679E">
      <w:pPr>
        <w:spacing w:line="276" w:lineRule="auto"/>
        <w:contextualSpacing/>
      </w:pPr>
    </w:p>
    <w:p w14:paraId="00156DC0" w14:textId="359C1032" w:rsidR="0056786B" w:rsidRPr="0056786B" w:rsidRDefault="0056786B" w:rsidP="0097679E">
      <w:pPr>
        <w:pStyle w:val="Heading2"/>
        <w:spacing w:line="276" w:lineRule="auto"/>
        <w:rPr>
          <w:b/>
          <w:bCs/>
          <w:u w:val="single"/>
        </w:rPr>
      </w:pPr>
      <w:bookmarkStart w:id="172" w:name="_Toc146041837"/>
      <w:r w:rsidRPr="0056786B">
        <w:rPr>
          <w:b/>
          <w:bCs/>
          <w:u w:val="single"/>
        </w:rPr>
        <w:t>Statistics &amp; Probability</w:t>
      </w:r>
      <w:bookmarkEnd w:id="172"/>
    </w:p>
    <w:p w14:paraId="51201E37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73" w:name="_heading=h.1ci93xb" w:colFirst="0" w:colLast="0"/>
      <w:bookmarkStart w:id="174" w:name="_Toc146041838"/>
      <w:bookmarkEnd w:id="173"/>
      <w:r>
        <w:rPr>
          <w:b/>
        </w:rPr>
        <w:t>Numerical Data</w:t>
      </w:r>
      <w:bookmarkEnd w:id="174"/>
      <w:r>
        <w:rPr>
          <w:b/>
        </w:rPr>
        <w:tab/>
      </w:r>
    </w:p>
    <w:p w14:paraId="5833F80D" w14:textId="77777777" w:rsidR="0056786B" w:rsidRDefault="0056786B" w:rsidP="0097679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Students summarize and describe distributions.</w:t>
      </w:r>
    </w:p>
    <w:p w14:paraId="5CBFEA8E" w14:textId="77777777" w:rsidR="0056786B" w:rsidRDefault="0056786B" w:rsidP="0097679E">
      <w:pPr>
        <w:spacing w:line="276" w:lineRule="auto"/>
      </w:pPr>
    </w:p>
    <w:p w14:paraId="49962FA3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</w:t>
      </w:r>
      <w:proofErr w:type="gramStart"/>
      <w:r>
        <w:rPr>
          <w:b/>
          <w:color w:val="2F5496"/>
          <w:sz w:val="20"/>
          <w:szCs w:val="20"/>
        </w:rPr>
        <w:t>1.SP.</w:t>
      </w:r>
      <w:proofErr w:type="gramEnd"/>
      <w:r>
        <w:rPr>
          <w:b/>
          <w:color w:val="2F5496"/>
          <w:sz w:val="20"/>
          <w:szCs w:val="20"/>
        </w:rPr>
        <w:t>1:</w:t>
      </w:r>
      <w:r>
        <w:tab/>
      </w:r>
      <w:r>
        <w:rPr>
          <w:sz w:val="20"/>
          <w:szCs w:val="20"/>
        </w:rPr>
        <w:t>Use box plots and histograms to determine the statistics appropriate to the shape of the data distribution; compare the center and spread of two or more data sets.</w:t>
      </w:r>
    </w:p>
    <w:p w14:paraId="21AE6931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rFonts w:ascii="Calibri" w:eastAsia="Calibri" w:hAnsi="Calibri" w:cs="Calibri"/>
          <w:color w:val="000000"/>
          <w:sz w:val="20"/>
          <w:szCs w:val="20"/>
        </w:rPr>
        <w:t>6.SP.</w:t>
      </w:r>
      <w:proofErr w:type="gramEnd"/>
      <w:r w:rsidRPr="0097679E">
        <w:rPr>
          <w:rFonts w:ascii="Calibri" w:eastAsia="Calibri" w:hAnsi="Calibri" w:cs="Calibri"/>
          <w:color w:val="000000"/>
          <w:sz w:val="20"/>
          <w:szCs w:val="20"/>
        </w:rPr>
        <w:t>2, 6.SP.3, 6.S</w:t>
      </w:r>
      <w:r w:rsidRPr="0097679E">
        <w:rPr>
          <w:sz w:val="20"/>
          <w:szCs w:val="20"/>
        </w:rPr>
        <w:t>P.4, 6.SP.5, 6.SP.6, 6.SP.7, 6.SP.8, 7.SP.1, 7.SP.3, 7.SP.4</w:t>
      </w:r>
    </w:p>
    <w:p w14:paraId="3B0642A2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</w:t>
      </w:r>
      <w:proofErr w:type="gramStart"/>
      <w:r>
        <w:rPr>
          <w:b/>
          <w:color w:val="2F5496"/>
          <w:sz w:val="20"/>
          <w:szCs w:val="20"/>
        </w:rPr>
        <w:t>1.SP.</w:t>
      </w:r>
      <w:proofErr w:type="gramEnd"/>
      <w:r>
        <w:rPr>
          <w:b/>
          <w:color w:val="2F5496"/>
          <w:sz w:val="20"/>
          <w:szCs w:val="20"/>
        </w:rPr>
        <w:t>2:</w:t>
      </w:r>
      <w:r>
        <w:tab/>
      </w:r>
      <w:r>
        <w:rPr>
          <w:sz w:val="20"/>
          <w:szCs w:val="20"/>
        </w:rPr>
        <w:t>Interpret differences in shape, center, and spread in the context of the data sets, accounting for possible effects of extreme data points.</w:t>
      </w:r>
    </w:p>
    <w:p w14:paraId="7A3725C7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rFonts w:ascii="Calibri" w:eastAsia="Calibri" w:hAnsi="Calibri" w:cs="Calibri"/>
          <w:color w:val="000000"/>
          <w:sz w:val="20"/>
          <w:szCs w:val="20"/>
        </w:rPr>
        <w:t>6.SP.</w:t>
      </w:r>
      <w:proofErr w:type="gramEnd"/>
      <w:r w:rsidRPr="0097679E">
        <w:rPr>
          <w:rFonts w:ascii="Calibri" w:eastAsia="Calibri" w:hAnsi="Calibri" w:cs="Calibri"/>
          <w:color w:val="000000"/>
          <w:sz w:val="20"/>
          <w:szCs w:val="20"/>
        </w:rPr>
        <w:t>4, 6.SP.5, 6.SP.7</w:t>
      </w:r>
    </w:p>
    <w:p w14:paraId="30B136D5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color w:val="000000"/>
          <w:sz w:val="20"/>
          <w:szCs w:val="20"/>
        </w:rPr>
      </w:pPr>
    </w:p>
    <w:p w14:paraId="199166D1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75" w:name="_heading=h.3whwml4" w:colFirst="0" w:colLast="0"/>
      <w:bookmarkStart w:id="176" w:name="_Toc146041839"/>
      <w:bookmarkEnd w:id="175"/>
      <w:r>
        <w:rPr>
          <w:b/>
        </w:rPr>
        <w:t>Bivariate Data</w:t>
      </w:r>
      <w:bookmarkEnd w:id="176"/>
      <w:r>
        <w:rPr>
          <w:b/>
        </w:rPr>
        <w:t xml:space="preserve"> </w:t>
      </w:r>
      <w:r>
        <w:rPr>
          <w:b/>
        </w:rPr>
        <w:tab/>
      </w:r>
    </w:p>
    <w:p w14:paraId="7A2226CE" w14:textId="77777777" w:rsidR="0056786B" w:rsidRDefault="0056786B" w:rsidP="0097679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Students will investigate patterns of association in bivariate data.</w:t>
      </w:r>
    </w:p>
    <w:p w14:paraId="0B37A699" w14:textId="77777777" w:rsidR="0056786B" w:rsidRDefault="0056786B" w:rsidP="0097679E">
      <w:pPr>
        <w:spacing w:line="276" w:lineRule="auto"/>
      </w:pPr>
    </w:p>
    <w:p w14:paraId="70FEF580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A</w:t>
      </w:r>
      <w:proofErr w:type="gramStart"/>
      <w:r>
        <w:rPr>
          <w:b/>
          <w:color w:val="2F5496"/>
          <w:sz w:val="20"/>
          <w:szCs w:val="20"/>
        </w:rPr>
        <w:t>1.SP.</w:t>
      </w:r>
      <w:proofErr w:type="gramEnd"/>
      <w:r>
        <w:rPr>
          <w:b/>
          <w:color w:val="2F5496"/>
          <w:sz w:val="20"/>
          <w:szCs w:val="20"/>
        </w:rPr>
        <w:t>3:</w:t>
      </w:r>
      <w:r>
        <w:tab/>
      </w:r>
      <w:r>
        <w:rPr>
          <w:sz w:val="20"/>
          <w:szCs w:val="20"/>
        </w:rPr>
        <w:t>Summarize data from two categorical variables in a frequency table; interpret relative frequencies in the context of the data, recognizing data trends and associations.</w:t>
      </w:r>
    </w:p>
    <w:p w14:paraId="001D1901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Supporting standards: </w:t>
      </w:r>
      <w:proofErr w:type="gramStart"/>
      <w:r w:rsidRPr="0097679E">
        <w:rPr>
          <w:rFonts w:ascii="Calibri" w:eastAsia="Calibri" w:hAnsi="Calibri" w:cs="Calibri"/>
          <w:color w:val="000000"/>
          <w:sz w:val="20"/>
          <w:szCs w:val="20"/>
        </w:rPr>
        <w:t>6.</w:t>
      </w:r>
      <w:r w:rsidRPr="0097679E">
        <w:rPr>
          <w:sz w:val="20"/>
          <w:szCs w:val="20"/>
        </w:rPr>
        <w:t>SP.</w:t>
      </w:r>
      <w:proofErr w:type="gramEnd"/>
      <w:r w:rsidRPr="0097679E">
        <w:rPr>
          <w:sz w:val="20"/>
          <w:szCs w:val="20"/>
        </w:rPr>
        <w:t>8, 7.SP.1, 8.SP.3</w:t>
      </w:r>
    </w:p>
    <w:p w14:paraId="645C89E8" w14:textId="77777777" w:rsidR="0056786B" w:rsidRDefault="0056786B" w:rsidP="0097679E">
      <w:pPr>
        <w:widowControl w:val="0"/>
        <w:spacing w:line="276" w:lineRule="auto"/>
        <w:ind w:left="1080" w:hanging="1080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hidden="0" allowOverlap="1" wp14:anchorId="35947ED5" wp14:editId="1CD28321">
                <wp:simplePos x="0" y="0"/>
                <wp:positionH relativeFrom="column">
                  <wp:posOffset>38101</wp:posOffset>
                </wp:positionH>
                <wp:positionV relativeFrom="paragraph">
                  <wp:posOffset>127000</wp:posOffset>
                </wp:positionV>
                <wp:extent cx="0" cy="12700"/>
                <wp:effectExtent l="0" t="0" r="0" b="0"/>
                <wp:wrapNone/>
                <wp:docPr id="822" name="Straight Arrow Connector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shape w14:anchorId="410898DB" id="Straight Arrow Connector 822" o:spid="_x0000_s1026" type="#_x0000_t32" style="position:absolute;margin-left:3pt;margin-top:10pt;width:0;height:1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lDw0wEAAJk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D237674" w14:textId="77777777" w:rsidR="0056786B" w:rsidRPr="00166642" w:rsidRDefault="0056786B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76C43784" wp14:editId="6092C135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1215358443" name="Straight Connector 1215358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793E7433" id="Straight Connector 1215358443" o:spid="_x0000_s1026" style="position:absolute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64840C91" w14:textId="77777777" w:rsidR="0056786B" w:rsidRDefault="0056786B" w:rsidP="0097679E">
      <w:pPr>
        <w:spacing w:line="276" w:lineRule="auto"/>
        <w:contextualSpacing/>
      </w:pPr>
    </w:p>
    <w:p w14:paraId="50A2AB04" w14:textId="47F3D91B" w:rsidR="0056786B" w:rsidRPr="0056786B" w:rsidRDefault="0056786B" w:rsidP="0097679E">
      <w:pPr>
        <w:pStyle w:val="Heading2"/>
        <w:spacing w:line="276" w:lineRule="auto"/>
        <w:rPr>
          <w:b/>
          <w:bCs/>
          <w:u w:val="single"/>
        </w:rPr>
      </w:pPr>
      <w:bookmarkStart w:id="177" w:name="_Toc146041840"/>
      <w:r w:rsidRPr="0056786B">
        <w:rPr>
          <w:b/>
          <w:bCs/>
          <w:u w:val="single"/>
        </w:rPr>
        <w:t>Critical Algebra I Supporting Standards:</w:t>
      </w:r>
      <w:bookmarkStart w:id="178" w:name="_heading=h.xqy3d1k7ont9" w:colFirst="0" w:colLast="0"/>
      <w:bookmarkEnd w:id="177"/>
      <w:bookmarkEnd w:id="178"/>
    </w:p>
    <w:p w14:paraId="0B878901" w14:textId="77777777" w:rsidR="0056786B" w:rsidRDefault="0056786B" w:rsidP="0097679E">
      <w:pPr>
        <w:pStyle w:val="Heading3"/>
        <w:spacing w:before="0" w:line="276" w:lineRule="auto"/>
        <w:rPr>
          <w:b/>
        </w:rPr>
      </w:pPr>
      <w:bookmarkStart w:id="179" w:name="_heading=h.21swf3pr5qfa" w:colFirst="0" w:colLast="0"/>
      <w:bookmarkStart w:id="180" w:name="_Toc146041841"/>
      <w:bookmarkEnd w:id="179"/>
      <w:r>
        <w:rPr>
          <w:b/>
        </w:rPr>
        <w:t>Fifth Grade</w:t>
      </w:r>
      <w:bookmarkEnd w:id="180"/>
    </w:p>
    <w:p w14:paraId="699FA8F4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5.CAR.12:</w:t>
      </w:r>
      <w:r>
        <w:tab/>
      </w:r>
      <w:r>
        <w:rPr>
          <w:sz w:val="20"/>
          <w:szCs w:val="20"/>
        </w:rPr>
        <w:t xml:space="preserve">Evaluate numerical expressions with parentheses or brackets and exponents with the base of ten, using the Order of Operations.  </w:t>
      </w:r>
    </w:p>
    <w:p w14:paraId="2D217E52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5.CAR.13:</w:t>
      </w:r>
      <w:r>
        <w:rPr>
          <w:sz w:val="20"/>
          <w:szCs w:val="20"/>
        </w:rPr>
        <w:tab/>
        <w:t>Write simple expressions that record calculations with numbers, interpreting numerical expressions without evaluating them.</w:t>
      </w:r>
    </w:p>
    <w:p w14:paraId="78F7D5EB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5.GM.7:</w:t>
      </w:r>
      <w:r>
        <w:tab/>
      </w:r>
      <w:r>
        <w:rPr>
          <w:color w:val="000000"/>
          <w:sz w:val="20"/>
          <w:szCs w:val="20"/>
        </w:rPr>
        <w:t>Graph points with whole number coordinates on a coordinate plane in the first quadrant, explaining how the coordinates relate to the horizontal and vertical axes to describe the location of points in the plane.</w:t>
      </w:r>
    </w:p>
    <w:p w14:paraId="56D6992C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5.GM.8:</w:t>
      </w:r>
      <w:r>
        <w:tab/>
      </w:r>
      <w:r>
        <w:rPr>
          <w:color w:val="000000"/>
          <w:sz w:val="20"/>
          <w:szCs w:val="20"/>
        </w:rPr>
        <w:t>Represent real-world and mathematical problems by graphing points in the first quadrant on a coordinate plane, interpreting coordinate values of points in the context of the situation.</w:t>
      </w:r>
    </w:p>
    <w:p w14:paraId="01BF101E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</w:p>
    <w:p w14:paraId="5D62F9FC" w14:textId="77777777" w:rsidR="0056786B" w:rsidRDefault="0056786B" w:rsidP="0097679E">
      <w:pPr>
        <w:pStyle w:val="Heading3"/>
        <w:spacing w:before="0" w:line="276" w:lineRule="auto"/>
        <w:rPr>
          <w:sz w:val="20"/>
          <w:szCs w:val="20"/>
        </w:rPr>
      </w:pPr>
      <w:bookmarkStart w:id="181" w:name="_heading=h.es8nagy55qat" w:colFirst="0" w:colLast="0"/>
      <w:bookmarkStart w:id="182" w:name="_Toc146041842"/>
      <w:bookmarkEnd w:id="181"/>
      <w:r>
        <w:rPr>
          <w:b/>
        </w:rPr>
        <w:t>Sixth Grade</w:t>
      </w:r>
      <w:bookmarkEnd w:id="182"/>
    </w:p>
    <w:p w14:paraId="391D25DE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6.NCC.4:</w:t>
      </w:r>
      <w:r>
        <w:tab/>
      </w:r>
      <w:r>
        <w:rPr>
          <w:color w:val="000000"/>
          <w:sz w:val="20"/>
          <w:szCs w:val="20"/>
        </w:rPr>
        <w:t>Interpret the absolute value of numbers for positive or negative quantities in a real-world context.</w:t>
      </w:r>
    </w:p>
    <w:p w14:paraId="2E429003" w14:textId="77777777" w:rsidR="0056786B" w:rsidRDefault="0056786B" w:rsidP="0097679E">
      <w:pPr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6.NCC.11:</w:t>
      </w:r>
      <w:r>
        <w:rPr>
          <w:sz w:val="20"/>
          <w:szCs w:val="20"/>
        </w:rPr>
        <w:tab/>
        <w:t xml:space="preserve">Solve real-world and mathematical problems with the greatest common factor of two whole numbers less than or equal to 100. </w:t>
      </w:r>
    </w:p>
    <w:p w14:paraId="4A9B9F2D" w14:textId="77777777" w:rsidR="0056786B" w:rsidRDefault="0056786B" w:rsidP="0097679E">
      <w:pPr>
        <w:spacing w:line="276" w:lineRule="auto"/>
        <w:ind w:left="1080" w:hanging="1080"/>
        <w:rPr>
          <w:rFonts w:ascii="Arial" w:eastAsia="Arial" w:hAnsi="Arial" w:cs="Arial"/>
          <w:color w:val="000000"/>
          <w:sz w:val="18"/>
          <w:szCs w:val="18"/>
        </w:rPr>
      </w:pPr>
      <w:r>
        <w:rPr>
          <w:b/>
          <w:color w:val="2F5496"/>
          <w:sz w:val="20"/>
          <w:szCs w:val="20"/>
        </w:rPr>
        <w:t>6.PR.2:</w:t>
      </w:r>
      <w:r>
        <w:tab/>
      </w:r>
      <w:r>
        <w:rPr>
          <w:color w:val="000000"/>
          <w:sz w:val="20"/>
          <w:szCs w:val="20"/>
        </w:rPr>
        <w:t>Calculate unit rates to include unit pricing and constant speed.</w:t>
      </w:r>
    </w:p>
    <w:p w14:paraId="4F366441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6.ALG.1:</w:t>
      </w:r>
      <w:r>
        <w:tab/>
      </w:r>
      <w:r>
        <w:rPr>
          <w:color w:val="000000"/>
          <w:sz w:val="20"/>
          <w:szCs w:val="20"/>
        </w:rPr>
        <w:t>Read and write expressions in real-world or mathematical problems in which letters stand for numbers.</w:t>
      </w:r>
    </w:p>
    <w:p w14:paraId="74B0E275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6.ALG.2:</w:t>
      </w:r>
      <w:r>
        <w:tab/>
      </w:r>
      <w:r>
        <w:rPr>
          <w:color w:val="000000"/>
          <w:sz w:val="20"/>
          <w:szCs w:val="20"/>
        </w:rPr>
        <w:t>Use mathematical terms to identify parts of an expression, including the names of operations, terms, factors, coefficients, variables, and constants.</w:t>
      </w:r>
    </w:p>
    <w:p w14:paraId="40ECA255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6.ALG.3:</w:t>
      </w:r>
      <w:r>
        <w:tab/>
      </w:r>
      <w:r>
        <w:rPr>
          <w:color w:val="000000"/>
          <w:sz w:val="20"/>
          <w:szCs w:val="20"/>
        </w:rPr>
        <w:t>Write and evaluate expressions for given values of variables, using order of operations, including expressions with whole number exponents.</w:t>
      </w:r>
    </w:p>
    <w:p w14:paraId="511C6C39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lastRenderedPageBreak/>
        <w:t>6.ALG.4:</w:t>
      </w:r>
      <w:r>
        <w:tab/>
      </w:r>
      <w:r>
        <w:rPr>
          <w:color w:val="000000"/>
          <w:sz w:val="20"/>
          <w:szCs w:val="20"/>
        </w:rPr>
        <w:t>Generate equivalent expressions by applying the associative, commutative, distributive, and identity properties.</w:t>
      </w:r>
    </w:p>
    <w:p w14:paraId="4A709C46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6.ALG.5:</w:t>
      </w:r>
      <w:r>
        <w:tab/>
      </w:r>
      <w:r>
        <w:rPr>
          <w:color w:val="000000"/>
          <w:sz w:val="20"/>
          <w:szCs w:val="20"/>
        </w:rPr>
        <w:t xml:space="preserve">Identify when two expressions are equivalent by using properties of operations including like terms. </w:t>
      </w:r>
    </w:p>
    <w:p w14:paraId="5D2813E7" w14:textId="77777777" w:rsidR="0056786B" w:rsidRDefault="0056786B" w:rsidP="0097679E">
      <w:pPr>
        <w:widowControl w:val="0"/>
        <w:spacing w:after="48"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6.ALG.6:</w:t>
      </w:r>
      <w:r>
        <w:tab/>
      </w:r>
      <w:r>
        <w:rPr>
          <w:color w:val="000000"/>
          <w:sz w:val="20"/>
          <w:szCs w:val="20"/>
        </w:rPr>
        <w:t xml:space="preserve">Use substitution to determine if a given value in a specified set makes an equation or inequality true. </w:t>
      </w:r>
    </w:p>
    <w:p w14:paraId="65906307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 xml:space="preserve">Include the following inequality symbols: </w:t>
      </w:r>
      <m:oMath>
        <m:r>
          <w:rPr>
            <w:rFonts w:ascii="Cambria Math" w:eastAsia="Cambria Math" w:hAnsi="Cambria Math" w:cs="Cambria Math"/>
            <w:color w:val="000000"/>
            <w:sz w:val="20"/>
            <w:szCs w:val="20"/>
          </w:rPr>
          <m:t>&lt;,  &gt;,  ≤,  ≥,  ≠</m:t>
        </m:r>
      </m:oMath>
    </w:p>
    <w:p w14:paraId="6F33E2C6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6.ALG.7:</w:t>
      </w:r>
      <w:r>
        <w:tab/>
      </w:r>
      <w:r>
        <w:rPr>
          <w:color w:val="000000"/>
          <w:sz w:val="20"/>
          <w:szCs w:val="20"/>
        </w:rPr>
        <w:t xml:space="preserve">Write and solve one-step equations in real-world and mathematical problems, involving positive rational numbers and zero.  </w:t>
      </w:r>
    </w:p>
    <w:p w14:paraId="348FC0F7" w14:textId="77777777" w:rsidR="0056786B" w:rsidRDefault="0056786B" w:rsidP="0097679E">
      <w:pPr>
        <w:spacing w:line="276" w:lineRule="auto"/>
        <w:ind w:left="1080" w:hanging="1080"/>
        <w:rPr>
          <w:b/>
          <w:color w:val="2F5496"/>
          <w:sz w:val="20"/>
          <w:szCs w:val="20"/>
        </w:rPr>
      </w:pPr>
      <w:r>
        <w:rPr>
          <w:b/>
          <w:color w:val="2F5496"/>
          <w:sz w:val="20"/>
          <w:szCs w:val="20"/>
        </w:rPr>
        <w:t>6.ALG.8:</w:t>
      </w:r>
      <w:r>
        <w:tab/>
      </w:r>
      <w:r>
        <w:rPr>
          <w:color w:val="000000"/>
          <w:sz w:val="20"/>
          <w:szCs w:val="20"/>
        </w:rPr>
        <w:t>Write, solve, and graph one-step inequalities in real-world and mathematical problems.</w:t>
      </w:r>
    </w:p>
    <w:p w14:paraId="09EA811A" w14:textId="77777777" w:rsidR="0056786B" w:rsidRDefault="0056786B" w:rsidP="0097679E">
      <w:pPr>
        <w:spacing w:line="276" w:lineRule="auto"/>
        <w:ind w:left="1080" w:hanging="1080"/>
        <w:rPr>
          <w:b/>
          <w:color w:val="2F5496"/>
          <w:sz w:val="20"/>
          <w:szCs w:val="20"/>
        </w:rPr>
      </w:pPr>
      <w:r>
        <w:rPr>
          <w:b/>
          <w:color w:val="2F5496"/>
          <w:sz w:val="20"/>
          <w:szCs w:val="20"/>
        </w:rPr>
        <w:t>6.GM.4:</w:t>
      </w:r>
      <w:r>
        <w:tab/>
      </w:r>
      <w:r>
        <w:rPr>
          <w:sz w:val="20"/>
          <w:szCs w:val="20"/>
        </w:rPr>
        <w:t>Find and graph pairs of rational numbers in all four quadrants of the coordinate plane in real-world and mathematical problems.</w:t>
      </w:r>
    </w:p>
    <w:p w14:paraId="04676CDC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6.SP.2:</w:t>
      </w:r>
      <w:r>
        <w:tab/>
      </w:r>
      <w:r>
        <w:rPr>
          <w:color w:val="000000"/>
          <w:sz w:val="20"/>
          <w:szCs w:val="20"/>
        </w:rPr>
        <w:t>Calculate and interpret any measure of center (mean, median, and mode) of a numerical data set.</w:t>
      </w:r>
    </w:p>
    <w:p w14:paraId="0EC7E00F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6.SP.3:</w:t>
      </w:r>
      <w:r>
        <w:tab/>
      </w:r>
      <w:r>
        <w:rPr>
          <w:sz w:val="20"/>
          <w:szCs w:val="20"/>
        </w:rPr>
        <w:t>Determine which measure of center (mean or median) is more appropriate to describe the center of data and justify the choice.</w:t>
      </w:r>
    </w:p>
    <w:p w14:paraId="24EB5267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6.SP.4:</w:t>
      </w:r>
      <w:r>
        <w:tab/>
      </w:r>
      <w:r>
        <w:rPr>
          <w:color w:val="000000"/>
          <w:sz w:val="20"/>
          <w:szCs w:val="20"/>
        </w:rPr>
        <w:t>Describe how the mean or median is affected by outliers of a numerical data set.</w:t>
      </w:r>
    </w:p>
    <w:p w14:paraId="72C500AC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6.SP.5:</w:t>
      </w:r>
      <w:r>
        <w:tab/>
      </w:r>
      <w:r>
        <w:rPr>
          <w:color w:val="000000"/>
          <w:sz w:val="20"/>
          <w:szCs w:val="20"/>
        </w:rPr>
        <w:t>Calculate and interpret the measure of variation [range and interquartile range (IQR)] of a numerical data set.</w:t>
      </w:r>
    </w:p>
    <w:p w14:paraId="0AB7BCBA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6.SP.6:</w:t>
      </w:r>
      <w:r>
        <w:tab/>
      </w:r>
      <w:r>
        <w:rPr>
          <w:sz w:val="20"/>
          <w:szCs w:val="20"/>
        </w:rPr>
        <w:t>Determine which measure of variation (range or interquartile range) is more appropriate to describe the shape; justify the choice.</w:t>
      </w:r>
    </w:p>
    <w:p w14:paraId="45CFD0F6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6.SP.7:</w:t>
      </w:r>
      <w:r>
        <w:tab/>
      </w:r>
      <w:r>
        <w:rPr>
          <w:color w:val="000000"/>
          <w:sz w:val="20"/>
          <w:szCs w:val="20"/>
        </w:rPr>
        <w:t>Represent numerical data on a number line, histogram, and box plot.</w:t>
      </w:r>
    </w:p>
    <w:p w14:paraId="50903958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6.SP.8:</w:t>
      </w:r>
      <w:r>
        <w:tab/>
      </w:r>
      <w:r>
        <w:rPr>
          <w:sz w:val="20"/>
          <w:szCs w:val="20"/>
        </w:rPr>
        <w:t>Calculate the relative frequency of an interval of data values when given a histogram.</w:t>
      </w:r>
    </w:p>
    <w:p w14:paraId="47F4C5DA" w14:textId="77777777" w:rsidR="0056786B" w:rsidRDefault="0056786B" w:rsidP="0097679E">
      <w:pPr>
        <w:widowControl w:val="0"/>
        <w:spacing w:line="276" w:lineRule="auto"/>
        <w:ind w:left="1080" w:hanging="1080"/>
        <w:rPr>
          <w:b/>
          <w:color w:val="2F5496"/>
          <w:sz w:val="20"/>
          <w:szCs w:val="20"/>
        </w:rPr>
      </w:pPr>
    </w:p>
    <w:p w14:paraId="6B29121F" w14:textId="579CC1BC" w:rsidR="0056786B" w:rsidRPr="0056786B" w:rsidRDefault="0056786B" w:rsidP="0097679E">
      <w:pPr>
        <w:pStyle w:val="Heading3"/>
        <w:spacing w:line="276" w:lineRule="auto"/>
        <w:rPr>
          <w:b/>
          <w:bCs/>
          <w:color w:val="2F5496"/>
          <w:sz w:val="20"/>
          <w:szCs w:val="20"/>
        </w:rPr>
      </w:pPr>
      <w:bookmarkStart w:id="183" w:name="_heading=h.ilnorueex8jq" w:colFirst="0" w:colLast="0"/>
      <w:bookmarkStart w:id="184" w:name="_Toc146041843"/>
      <w:bookmarkEnd w:id="183"/>
      <w:r w:rsidRPr="0056786B">
        <w:rPr>
          <w:b/>
          <w:bCs/>
        </w:rPr>
        <w:t>Seventh Grade</w:t>
      </w:r>
      <w:bookmarkEnd w:id="184"/>
      <w:r w:rsidRPr="0056786B">
        <w:rPr>
          <w:b/>
          <w:bCs/>
        </w:rPr>
        <w:t xml:space="preserve"> </w:t>
      </w:r>
    </w:p>
    <w:p w14:paraId="21A920B5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7.NCC.3:</w:t>
      </w:r>
      <w:r>
        <w:tab/>
      </w:r>
      <w:r>
        <w:rPr>
          <w:color w:val="000000"/>
          <w:sz w:val="20"/>
          <w:szCs w:val="20"/>
        </w:rPr>
        <w:t>Demonstrate in real-world contexts the distance between two rational numbers on the number line as the absolute value of their differences.</w:t>
      </w:r>
    </w:p>
    <w:p w14:paraId="70587387" w14:textId="77777777" w:rsidR="0056786B" w:rsidRDefault="0056786B" w:rsidP="0097679E">
      <w:pPr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7.NCC.7:</w:t>
      </w:r>
      <w:r>
        <w:rPr>
          <w:sz w:val="20"/>
          <w:szCs w:val="20"/>
        </w:rPr>
        <w:tab/>
        <w:t>Use addition and subtraction with rational numbers in any form to solve multi-step problems in real-world and mathematical contexts.</w:t>
      </w:r>
    </w:p>
    <w:p w14:paraId="0C54EF97" w14:textId="77777777" w:rsidR="0056786B" w:rsidRDefault="0056786B" w:rsidP="0097679E">
      <w:pPr>
        <w:spacing w:line="276" w:lineRule="auto"/>
        <w:ind w:left="1080" w:hanging="1080"/>
        <w:rPr>
          <w:b/>
          <w:color w:val="2F5496"/>
          <w:sz w:val="20"/>
          <w:szCs w:val="20"/>
        </w:rPr>
      </w:pPr>
      <w:r>
        <w:rPr>
          <w:b/>
          <w:color w:val="2F5496"/>
          <w:sz w:val="20"/>
          <w:szCs w:val="20"/>
        </w:rPr>
        <w:t>7.NCC.8:</w:t>
      </w:r>
      <w:r>
        <w:rPr>
          <w:sz w:val="20"/>
          <w:szCs w:val="20"/>
        </w:rPr>
        <w:tab/>
        <w:t>Use multiplication and division with rational numbers in any form to solve multi-step problems in real-world and mathematical contexts.</w:t>
      </w:r>
    </w:p>
    <w:p w14:paraId="31783CE9" w14:textId="77777777" w:rsidR="0056786B" w:rsidRDefault="0056786B" w:rsidP="0097679E">
      <w:pPr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7.NCC.9:</w:t>
      </w:r>
      <w:r>
        <w:rPr>
          <w:sz w:val="20"/>
          <w:szCs w:val="20"/>
        </w:rPr>
        <w:tab/>
        <w:t xml:space="preserve">Apply operations with rational numbers involving the order of operations, involving nested grouping symbols. </w:t>
      </w:r>
    </w:p>
    <w:p w14:paraId="6CC5944D" w14:textId="77777777" w:rsidR="0056786B" w:rsidRDefault="0056786B" w:rsidP="0097679E">
      <w:pPr>
        <w:spacing w:line="276" w:lineRule="auto"/>
        <w:ind w:left="1080" w:hanging="1080"/>
        <w:rPr>
          <w:rFonts w:ascii="Arial" w:eastAsia="Arial" w:hAnsi="Arial" w:cs="Arial"/>
          <w:color w:val="000000"/>
          <w:sz w:val="18"/>
          <w:szCs w:val="18"/>
        </w:rPr>
      </w:pPr>
      <w:r>
        <w:rPr>
          <w:b/>
          <w:color w:val="2F5496"/>
          <w:sz w:val="20"/>
          <w:szCs w:val="20"/>
        </w:rPr>
        <w:t>7.PR.1:</w:t>
      </w:r>
      <w:r>
        <w:rPr>
          <w:color w:val="2F5496"/>
          <w:sz w:val="20"/>
          <w:szCs w:val="20"/>
        </w:rPr>
        <w:t xml:space="preserve"> </w:t>
      </w:r>
      <w:r>
        <w:tab/>
      </w:r>
      <w:r>
        <w:rPr>
          <w:color w:val="000000"/>
          <w:sz w:val="20"/>
          <w:szCs w:val="20"/>
        </w:rPr>
        <w:t>Determine the unit rate (constant of proportionality) from tables, graphs, equations, diagrams, or verbal descriptions of proportional relationships.</w:t>
      </w:r>
    </w:p>
    <w:p w14:paraId="72D7501F" w14:textId="77777777" w:rsidR="0056786B" w:rsidRDefault="0056786B" w:rsidP="0097679E">
      <w:pPr>
        <w:spacing w:line="276" w:lineRule="auto"/>
        <w:ind w:left="1080" w:hanging="1080"/>
        <w:rPr>
          <w:rFonts w:ascii="Arial" w:eastAsia="Arial" w:hAnsi="Arial" w:cs="Arial"/>
          <w:color w:val="000000"/>
          <w:sz w:val="18"/>
          <w:szCs w:val="18"/>
        </w:rPr>
      </w:pPr>
      <w:r>
        <w:rPr>
          <w:b/>
          <w:color w:val="2F5496"/>
          <w:sz w:val="20"/>
          <w:szCs w:val="20"/>
        </w:rPr>
        <w:t>7.PR.4:</w:t>
      </w:r>
      <w:r>
        <w:rPr>
          <w:color w:val="2F5496"/>
          <w:sz w:val="20"/>
          <w:szCs w:val="20"/>
        </w:rPr>
        <w:t xml:space="preserve"> </w:t>
      </w:r>
      <w:r>
        <w:tab/>
      </w:r>
      <w:r>
        <w:rPr>
          <w:color w:val="000000"/>
          <w:sz w:val="20"/>
          <w:szCs w:val="20"/>
        </w:rPr>
        <w:t>Determine whether two quantities represent proportional relationships by using equivalent ratios in a table and by graphing on a coordinate plane.</w:t>
      </w:r>
    </w:p>
    <w:p w14:paraId="4929A2BB" w14:textId="77777777" w:rsidR="0056786B" w:rsidRDefault="0056786B" w:rsidP="0097679E">
      <w:pPr>
        <w:spacing w:line="276" w:lineRule="auto"/>
        <w:ind w:left="1080" w:hanging="1080"/>
        <w:rPr>
          <w:rFonts w:ascii="Arial" w:eastAsia="Arial" w:hAnsi="Arial" w:cs="Arial"/>
          <w:color w:val="000000"/>
          <w:sz w:val="18"/>
          <w:szCs w:val="18"/>
        </w:rPr>
      </w:pPr>
      <w:r>
        <w:rPr>
          <w:b/>
          <w:color w:val="2F5496"/>
          <w:sz w:val="20"/>
          <w:szCs w:val="20"/>
        </w:rPr>
        <w:t>7.PR.5:</w:t>
      </w:r>
      <w:r>
        <w:tab/>
      </w:r>
      <w:r>
        <w:rPr>
          <w:color w:val="000000"/>
          <w:sz w:val="20"/>
          <w:szCs w:val="20"/>
        </w:rPr>
        <w:t>Compare two different proportional relationships represented in different forms.</w:t>
      </w:r>
    </w:p>
    <w:p w14:paraId="5D54C84F" w14:textId="77777777" w:rsidR="0056786B" w:rsidRDefault="0056786B" w:rsidP="0097679E">
      <w:pPr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7.PR.6:</w:t>
      </w:r>
      <w:r>
        <w:tab/>
      </w:r>
      <w:r>
        <w:rPr>
          <w:color w:val="000000"/>
          <w:sz w:val="20"/>
          <w:szCs w:val="20"/>
        </w:rPr>
        <w:t xml:space="preserve">Create equations in the form of </w:t>
      </w:r>
      <m:oMath>
        <m:r>
          <w:rPr>
            <w:rFonts w:ascii="Cambria Math" w:eastAsia="Cambria Math" w:hAnsi="Cambria Math" w:cs="Cambria Math"/>
            <w:color w:val="000000"/>
            <w:sz w:val="20"/>
            <w:szCs w:val="20"/>
          </w:rPr>
          <m:t xml:space="preserve">y=mx </m:t>
        </m:r>
      </m:oMath>
      <w:r>
        <w:rPr>
          <w:color w:val="000000"/>
          <w:sz w:val="20"/>
          <w:szCs w:val="20"/>
        </w:rPr>
        <w:t>from tables, verbal descriptions, or graphs.</w:t>
      </w:r>
    </w:p>
    <w:p w14:paraId="18955984" w14:textId="77777777" w:rsidR="0056786B" w:rsidRDefault="0056786B" w:rsidP="0097679E">
      <w:pPr>
        <w:widowControl w:val="0"/>
        <w:spacing w:line="276" w:lineRule="auto"/>
        <w:ind w:left="1080" w:hanging="1080"/>
        <w:rPr>
          <w:b/>
          <w:color w:val="2F5496"/>
          <w:sz w:val="20"/>
          <w:szCs w:val="20"/>
        </w:rPr>
      </w:pPr>
      <w:r>
        <w:rPr>
          <w:b/>
          <w:color w:val="2F5496"/>
          <w:sz w:val="20"/>
          <w:szCs w:val="20"/>
        </w:rPr>
        <w:t>7.PR.7:</w:t>
      </w:r>
      <w:r>
        <w:rPr>
          <w:color w:val="000000"/>
          <w:sz w:val="20"/>
          <w:szCs w:val="20"/>
        </w:rPr>
        <w:tab/>
        <w:t xml:space="preserve">Given a graph with a proportional relationship, explain the meaning of a point </w:t>
      </w:r>
      <m:oMath>
        <m:r>
          <w:rPr>
            <w:rFonts w:ascii="Cambria Math" w:eastAsia="Cambria Math" w:hAnsi="Cambria Math" w:cs="Cambria Math"/>
            <w:color w:val="000000"/>
            <w:sz w:val="20"/>
            <w:szCs w:val="20"/>
          </w:rPr>
          <m:t>(x, y)</m:t>
        </m:r>
      </m:oMath>
      <w:r>
        <w:rPr>
          <w:color w:val="000000"/>
          <w:sz w:val="20"/>
          <w:szCs w:val="20"/>
        </w:rPr>
        <w:t xml:space="preserve"> on the graph, including the origin </w:t>
      </w:r>
      <m:oMath>
        <m:r>
          <w:rPr>
            <w:rFonts w:ascii="Cambria Math" w:eastAsia="Cambria Math" w:hAnsi="Cambria Math" w:cs="Cambria Math"/>
            <w:color w:val="000000"/>
            <w:sz w:val="20"/>
            <w:szCs w:val="20"/>
          </w:rPr>
          <m:t>(0, 0)</m:t>
        </m:r>
      </m:oMath>
      <w:r>
        <w:rPr>
          <w:color w:val="000000"/>
          <w:sz w:val="20"/>
          <w:szCs w:val="20"/>
        </w:rPr>
        <w:t xml:space="preserve"> and the unit rate </w:t>
      </w:r>
      <m:oMath>
        <m:r>
          <w:rPr>
            <w:rFonts w:ascii="Cambria Math" w:eastAsia="Cambria Math" w:hAnsi="Cambria Math" w:cs="Cambria Math"/>
            <w:color w:val="000000"/>
            <w:sz w:val="20"/>
            <w:szCs w:val="20"/>
          </w:rPr>
          <m:t>(1, r)</m:t>
        </m:r>
      </m:oMath>
      <w:r>
        <w:rPr>
          <w:color w:val="000000"/>
          <w:sz w:val="20"/>
          <w:szCs w:val="20"/>
        </w:rPr>
        <w:t>.</w:t>
      </w:r>
    </w:p>
    <w:p w14:paraId="3497D620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7.ALG.1:</w:t>
      </w:r>
      <w:r>
        <w:tab/>
      </w:r>
      <w:r>
        <w:rPr>
          <w:color w:val="000000"/>
          <w:sz w:val="20"/>
          <w:szCs w:val="20"/>
        </w:rPr>
        <w:t xml:space="preserve">Generate and justify equivalent expressions, using properties of operations to add, subtract, factor, and expand linear expressions with rational coefficients within mathematical and real-world problems.  </w:t>
      </w:r>
    </w:p>
    <w:p w14:paraId="3FFE53CE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7.ALG.2:</w:t>
      </w:r>
      <w:r>
        <w:tab/>
      </w:r>
      <w:r>
        <w:rPr>
          <w:color w:val="000000"/>
          <w:sz w:val="20"/>
          <w:szCs w:val="20"/>
        </w:rPr>
        <w:t>Model and solve fluently two-step equations in real-world or mathematical problems.</w:t>
      </w:r>
    </w:p>
    <w:p w14:paraId="1AE1D8EF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7.ALG.3:</w:t>
      </w:r>
      <w:r>
        <w:tab/>
      </w:r>
      <w:r>
        <w:rPr>
          <w:color w:val="000000"/>
          <w:sz w:val="20"/>
          <w:szCs w:val="20"/>
        </w:rPr>
        <w:t xml:space="preserve">Create, solve, and graph two-step inequalities in real-world and mathematical problems in the forms </w:t>
      </w:r>
      <m:oMath>
        <m:r>
          <w:rPr>
            <w:rFonts w:ascii="Cambria Math" w:eastAsia="Cambria Math" w:hAnsi="Cambria Math" w:cs="Cambria Math"/>
            <w:color w:val="000000"/>
            <w:sz w:val="20"/>
            <w:szCs w:val="20"/>
          </w:rPr>
          <m:t>px±q&gt;r, px±q&lt;r, px±q≥r,</m:t>
        </m:r>
      </m:oMath>
      <w:r>
        <w:rPr>
          <w:color w:val="000000"/>
          <w:sz w:val="20"/>
          <w:szCs w:val="20"/>
        </w:rPr>
        <w:t xml:space="preserve"> and </w:t>
      </w:r>
      <m:oMath>
        <m:r>
          <w:rPr>
            <w:rFonts w:ascii="Cambria Math" w:eastAsia="Cambria Math" w:hAnsi="Cambria Math" w:cs="Cambria Math"/>
            <w:color w:val="000000"/>
            <w:sz w:val="20"/>
            <w:szCs w:val="20"/>
          </w:rPr>
          <m:t>px±q≤r.</m:t>
        </m:r>
      </m:oMath>
      <w:r>
        <w:rPr>
          <w:color w:val="000000"/>
          <w:sz w:val="20"/>
          <w:szCs w:val="20"/>
        </w:rPr>
        <w:t xml:space="preserve">  </w:t>
      </w:r>
    </w:p>
    <w:p w14:paraId="654C0D28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7.ALG.4:</w:t>
      </w:r>
      <w:r>
        <w:tab/>
      </w:r>
      <w:r>
        <w:rPr>
          <w:color w:val="000000"/>
          <w:sz w:val="20"/>
          <w:szCs w:val="20"/>
        </w:rPr>
        <w:t>Write an equation to express two quantities in terms of the dependent and independent variables.</w:t>
      </w:r>
    </w:p>
    <w:p w14:paraId="31A1AA8C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7.ALG.5:</w:t>
      </w:r>
      <w:r>
        <w:tab/>
      </w:r>
      <w:r>
        <w:rPr>
          <w:color w:val="000000"/>
          <w:sz w:val="20"/>
          <w:szCs w:val="20"/>
        </w:rPr>
        <w:t>Describe the relationship between the dependent and independent variables in an equation using tables and graphs, relating these to the equation.</w:t>
      </w:r>
    </w:p>
    <w:p w14:paraId="22188FBB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7.SP.1:</w:t>
      </w:r>
      <w:r>
        <w:tab/>
      </w:r>
      <w:r>
        <w:rPr>
          <w:sz w:val="20"/>
          <w:szCs w:val="20"/>
        </w:rPr>
        <w:t>Interpret data displayed in a histogram and box plot to answer questions about the data.</w:t>
      </w:r>
    </w:p>
    <w:p w14:paraId="234ECEBB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lastRenderedPageBreak/>
        <w:t>7.SP.3:</w:t>
      </w:r>
      <w:r>
        <w:tab/>
      </w:r>
      <w:r>
        <w:rPr>
          <w:sz w:val="20"/>
          <w:szCs w:val="20"/>
        </w:rPr>
        <w:t>Graph two numerical data sets and compare their variability.</w:t>
      </w:r>
    </w:p>
    <w:p w14:paraId="215D8E96" w14:textId="77777777" w:rsidR="0056786B" w:rsidRPr="0097679E" w:rsidRDefault="0056786B" w:rsidP="00581CF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left="1440"/>
        <w:rPr>
          <w:color w:val="000000"/>
          <w:sz w:val="20"/>
          <w:szCs w:val="20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>Variability includes: range, interquartile range, or mean absolute deviation</w:t>
      </w:r>
    </w:p>
    <w:p w14:paraId="1D33E23E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7.SP.4:</w:t>
      </w:r>
      <w:r>
        <w:tab/>
      </w:r>
      <w:r>
        <w:rPr>
          <w:color w:val="000000"/>
          <w:sz w:val="20"/>
          <w:szCs w:val="20"/>
        </w:rPr>
        <w:t>Select an appropriate measure(s) of center or variability and draw valid comparative inferences for two data sets.</w:t>
      </w:r>
    </w:p>
    <w:p w14:paraId="6A7B1E84" w14:textId="77777777" w:rsidR="0056786B" w:rsidRDefault="0056786B" w:rsidP="0097679E">
      <w:pPr>
        <w:widowControl w:val="0"/>
        <w:spacing w:line="276" w:lineRule="auto"/>
        <w:ind w:left="1080" w:hanging="1080"/>
        <w:rPr>
          <w:b/>
          <w:color w:val="2F5496"/>
          <w:sz w:val="20"/>
          <w:szCs w:val="20"/>
        </w:rPr>
      </w:pPr>
    </w:p>
    <w:p w14:paraId="3320615D" w14:textId="77777777" w:rsidR="0056786B" w:rsidRDefault="0056786B" w:rsidP="0097679E">
      <w:pPr>
        <w:pStyle w:val="Heading3"/>
        <w:spacing w:before="0" w:line="276" w:lineRule="auto"/>
        <w:rPr>
          <w:b/>
          <w:color w:val="2F5496"/>
          <w:sz w:val="20"/>
          <w:szCs w:val="20"/>
        </w:rPr>
      </w:pPr>
      <w:bookmarkStart w:id="185" w:name="_heading=h.whlywcrbzret" w:colFirst="0" w:colLast="0"/>
      <w:bookmarkStart w:id="186" w:name="_Toc146041844"/>
      <w:bookmarkEnd w:id="185"/>
      <w:r>
        <w:rPr>
          <w:b/>
        </w:rPr>
        <w:t>Eighth Grade</w:t>
      </w:r>
      <w:bookmarkEnd w:id="186"/>
    </w:p>
    <w:p w14:paraId="7C43F53D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8.NCC.3:</w:t>
      </w:r>
      <w:r>
        <w:tab/>
      </w:r>
      <w:r>
        <w:rPr>
          <w:color w:val="000000"/>
          <w:sz w:val="20"/>
          <w:szCs w:val="20"/>
        </w:rPr>
        <w:t>Know and apply the properties of integer exponents to generate equivalent numerical expressions.</w:t>
      </w:r>
    </w:p>
    <w:p w14:paraId="562417CD" w14:textId="77777777" w:rsidR="0056786B" w:rsidRDefault="0056786B" w:rsidP="0097679E">
      <w:pPr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8.NCC.7:</w:t>
      </w:r>
      <w:r>
        <w:rPr>
          <w:sz w:val="20"/>
          <w:szCs w:val="20"/>
        </w:rPr>
        <w:tab/>
        <w:t xml:space="preserve">Solve equations in the form of </w:t>
      </w:r>
      <m:oMath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0"/>
            <w:szCs w:val="20"/>
          </w:rPr>
          <m:t xml:space="preserve"> = p</m:t>
        </m:r>
      </m:oMath>
      <w:r>
        <w:rPr>
          <w:sz w:val="20"/>
          <w:szCs w:val="20"/>
        </w:rPr>
        <w:t xml:space="preserve"> or</w:t>
      </w:r>
      <w:r>
        <w:rPr>
          <w:i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3</m:t>
            </m:r>
          </m:sup>
        </m:sSup>
        <m:r>
          <w:rPr>
            <w:rFonts w:ascii="Cambria Math" w:eastAsia="Cambria Math" w:hAnsi="Cambria Math" w:cs="Cambria Math"/>
            <w:sz w:val="20"/>
            <w:szCs w:val="20"/>
          </w:rPr>
          <m:t xml:space="preserve"> = p</m:t>
        </m:r>
      </m:oMath>
      <w:r>
        <w:rPr>
          <w:sz w:val="20"/>
          <w:szCs w:val="20"/>
        </w:rPr>
        <w:t xml:space="preserve"> where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p</m:t>
        </m:r>
      </m:oMath>
      <w:r>
        <w:rPr>
          <w:sz w:val="20"/>
          <w:szCs w:val="20"/>
        </w:rPr>
        <w:t xml:space="preserve"> is a positive rational number.</w:t>
      </w:r>
    </w:p>
    <w:p w14:paraId="41B1EA04" w14:textId="77777777" w:rsidR="0056786B" w:rsidRDefault="0056786B" w:rsidP="0097679E">
      <w:pPr>
        <w:widowControl w:val="0"/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8.NCC.8:</w:t>
      </w:r>
      <w:r>
        <w:rPr>
          <w:sz w:val="20"/>
          <w:szCs w:val="20"/>
        </w:rPr>
        <w:tab/>
        <w:t>Evaluate square roots of perfect squares and cube roots of perfect cubes.</w:t>
      </w:r>
    </w:p>
    <w:p w14:paraId="616B6D6C" w14:textId="77777777" w:rsidR="0056786B" w:rsidRDefault="0056786B" w:rsidP="0097679E">
      <w:pPr>
        <w:spacing w:line="276" w:lineRule="auto"/>
        <w:ind w:left="1080" w:hanging="1080"/>
        <w:rPr>
          <w:rFonts w:ascii="Arial" w:eastAsia="Arial" w:hAnsi="Arial" w:cs="Arial"/>
          <w:color w:val="000000"/>
          <w:sz w:val="18"/>
          <w:szCs w:val="18"/>
        </w:rPr>
      </w:pPr>
      <w:r>
        <w:rPr>
          <w:b/>
          <w:color w:val="2F5496"/>
          <w:sz w:val="20"/>
          <w:szCs w:val="20"/>
        </w:rPr>
        <w:t>8.FN.1:</w:t>
      </w:r>
      <w:r>
        <w:rPr>
          <w:color w:val="2F5496"/>
          <w:sz w:val="20"/>
          <w:szCs w:val="20"/>
        </w:rPr>
        <w:t xml:space="preserve"> </w:t>
      </w:r>
      <w:r>
        <w:tab/>
      </w:r>
      <w:r>
        <w:rPr>
          <w:color w:val="000000"/>
          <w:sz w:val="20"/>
          <w:szCs w:val="20"/>
        </w:rPr>
        <w:t>Graph proportional relationships, interpreting the unit rate as the slope of the graph.</w:t>
      </w:r>
    </w:p>
    <w:p w14:paraId="7151BD7F" w14:textId="77777777" w:rsidR="0056786B" w:rsidRDefault="0056786B" w:rsidP="0097679E">
      <w:pPr>
        <w:spacing w:line="276" w:lineRule="auto"/>
        <w:ind w:left="1080" w:hanging="1080"/>
        <w:rPr>
          <w:rFonts w:ascii="Arial" w:eastAsia="Arial" w:hAnsi="Arial" w:cs="Arial"/>
          <w:color w:val="000000"/>
          <w:sz w:val="18"/>
          <w:szCs w:val="18"/>
        </w:rPr>
      </w:pPr>
      <w:r>
        <w:rPr>
          <w:b/>
          <w:color w:val="2F5496"/>
          <w:sz w:val="20"/>
          <w:szCs w:val="20"/>
        </w:rPr>
        <w:t>8.FN.3:</w:t>
      </w:r>
      <w:r>
        <w:rPr>
          <w:color w:val="2F5496"/>
          <w:sz w:val="20"/>
          <w:szCs w:val="20"/>
        </w:rPr>
        <w:t xml:space="preserve"> </w:t>
      </w:r>
      <w:r>
        <w:tab/>
      </w:r>
      <w:r>
        <w:rPr>
          <w:color w:val="000000"/>
          <w:sz w:val="20"/>
          <w:szCs w:val="20"/>
        </w:rPr>
        <w:t>Determine whether a relation is a function or not when given a function map, table, graph, equation, or set of ordered pairs.</w:t>
      </w:r>
    </w:p>
    <w:p w14:paraId="67DF953D" w14:textId="77777777" w:rsidR="0056786B" w:rsidRDefault="0056786B" w:rsidP="0097679E">
      <w:pPr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8.FN.4:</w:t>
      </w:r>
      <w:r>
        <w:tab/>
      </w:r>
      <w:r>
        <w:rPr>
          <w:color w:val="000000"/>
          <w:sz w:val="20"/>
          <w:szCs w:val="20"/>
        </w:rPr>
        <w:t xml:space="preserve">Compare the rate of change (slope) and y-intercept (initial value) of two linear functions each represented in different forms. </w:t>
      </w:r>
    </w:p>
    <w:p w14:paraId="076D38C7" w14:textId="77777777" w:rsidR="0056786B" w:rsidRPr="0097679E" w:rsidRDefault="0056786B" w:rsidP="00581CF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rFonts w:ascii="Arial" w:eastAsia="Arial" w:hAnsi="Arial" w:cs="Arial"/>
          <w:color w:val="000000"/>
          <w:sz w:val="18"/>
          <w:szCs w:val="18"/>
        </w:rPr>
      </w:pPr>
      <w:r w:rsidRPr="0097679E">
        <w:rPr>
          <w:rFonts w:ascii="Calibri" w:eastAsia="Calibri" w:hAnsi="Calibri" w:cs="Calibri"/>
          <w:color w:val="000000"/>
          <w:sz w:val="20"/>
          <w:szCs w:val="20"/>
        </w:rPr>
        <w:t>Functions are represented algebraically, graphically, numerically in tables, or by verbal descriptions.</w:t>
      </w:r>
    </w:p>
    <w:p w14:paraId="0427E830" w14:textId="77777777" w:rsidR="0056786B" w:rsidRDefault="0056786B" w:rsidP="0097679E">
      <w:pPr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8.FN.5:</w:t>
      </w:r>
      <w:r>
        <w:tab/>
      </w:r>
      <w:r>
        <w:rPr>
          <w:color w:val="000000"/>
          <w:sz w:val="20"/>
          <w:szCs w:val="20"/>
        </w:rPr>
        <w:t>Distinguish between linear and nonlinear functions by comparing graphs and equations.</w:t>
      </w:r>
    </w:p>
    <w:p w14:paraId="0A032E44" w14:textId="77777777" w:rsidR="0056786B" w:rsidRDefault="0056786B" w:rsidP="0097679E">
      <w:pPr>
        <w:tabs>
          <w:tab w:val="left" w:pos="1080"/>
        </w:tabs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8.FN.6:</w:t>
      </w:r>
      <w:r>
        <w:rPr>
          <w:color w:val="000000"/>
          <w:sz w:val="20"/>
          <w:szCs w:val="20"/>
        </w:rPr>
        <w:tab/>
        <w:t>Determine the rate of change (slope) and y-intercept (initial value) from tables, graphs, equations, and verbal descriptions of linear relationships.</w:t>
      </w:r>
    </w:p>
    <w:p w14:paraId="37129C5A" w14:textId="77777777" w:rsidR="0056786B" w:rsidRDefault="0056786B" w:rsidP="0097679E">
      <w:pPr>
        <w:spacing w:line="276" w:lineRule="auto"/>
        <w:ind w:left="1080" w:hanging="1080"/>
        <w:rPr>
          <w:rFonts w:ascii="Arial" w:eastAsia="Arial" w:hAnsi="Arial" w:cs="Arial"/>
          <w:color w:val="000000"/>
          <w:sz w:val="18"/>
          <w:szCs w:val="18"/>
        </w:rPr>
      </w:pPr>
      <w:r>
        <w:rPr>
          <w:b/>
          <w:color w:val="2F5496"/>
          <w:sz w:val="20"/>
          <w:szCs w:val="20"/>
        </w:rPr>
        <w:t>8.FN.7:</w:t>
      </w:r>
      <w:r>
        <w:tab/>
      </w:r>
      <w:r>
        <w:rPr>
          <w:color w:val="000000"/>
          <w:sz w:val="20"/>
          <w:szCs w:val="20"/>
        </w:rPr>
        <w:t>Interpret and explain the meaning of the rate of change (slope) and y-intercept (initial value) of a linear relationship in a real-world context.</w:t>
      </w:r>
    </w:p>
    <w:p w14:paraId="600504A1" w14:textId="77777777" w:rsidR="0056786B" w:rsidRDefault="0056786B" w:rsidP="0097679E">
      <w:pPr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8.FN.8:</w:t>
      </w:r>
      <w:r>
        <w:tab/>
      </w:r>
      <w:r>
        <w:rPr>
          <w:sz w:val="20"/>
          <w:szCs w:val="20"/>
        </w:rPr>
        <w:t>Analyze a graph by describing the functional relationships between two quantities</w:t>
      </w:r>
      <w:r>
        <w:rPr>
          <w:color w:val="000000"/>
          <w:sz w:val="20"/>
          <w:szCs w:val="20"/>
        </w:rPr>
        <w:t>.</w:t>
      </w:r>
    </w:p>
    <w:p w14:paraId="3B8F8FD2" w14:textId="77777777" w:rsidR="0056786B" w:rsidRDefault="0056786B" w:rsidP="0097679E">
      <w:pPr>
        <w:tabs>
          <w:tab w:val="left" w:pos="1080"/>
        </w:tabs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8.FN.9:</w:t>
      </w:r>
      <w:r>
        <w:rPr>
          <w:color w:val="000000"/>
          <w:sz w:val="20"/>
          <w:szCs w:val="20"/>
        </w:rPr>
        <w:tab/>
        <w:t>Sketch a graph that exhibits qualitative features of a function described verbally.</w:t>
      </w:r>
    </w:p>
    <w:p w14:paraId="0D8D4462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8.ALG.1:</w:t>
      </w:r>
      <w:r>
        <w:tab/>
      </w:r>
      <w:r>
        <w:rPr>
          <w:color w:val="000000"/>
          <w:sz w:val="20"/>
          <w:szCs w:val="20"/>
        </w:rPr>
        <w:t>Analyze and solve one-variable linear equations with rational coefficients containing solutions with one, zero, or infinitely many solutions.</w:t>
      </w:r>
    </w:p>
    <w:p w14:paraId="7F8515F3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8.ALG.2:</w:t>
      </w:r>
      <w:r>
        <w:tab/>
      </w:r>
      <w:r>
        <w:rPr>
          <w:color w:val="000000"/>
          <w:sz w:val="20"/>
          <w:szCs w:val="20"/>
        </w:rPr>
        <w:t>Analyze and solve one-variable linear inequalities with rational coefficients.</w:t>
      </w:r>
    </w:p>
    <w:p w14:paraId="2FA80DE1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8.ALG.3:</w:t>
      </w:r>
      <w:r>
        <w:tab/>
      </w:r>
      <w:r>
        <w:rPr>
          <w:color w:val="000000"/>
          <w:sz w:val="20"/>
          <w:szCs w:val="20"/>
        </w:rPr>
        <w:t xml:space="preserve">Analyze and solve systems of linear equations in the form </w:t>
      </w:r>
      <m:oMath>
        <m:r>
          <w:rPr>
            <w:rFonts w:ascii="Cambria Math" w:eastAsia="Cambria Math" w:hAnsi="Cambria Math" w:cs="Cambria Math"/>
            <w:color w:val="000000"/>
            <w:sz w:val="20"/>
            <w:szCs w:val="20"/>
          </w:rPr>
          <m:t>y=mx+b</m:t>
        </m:r>
      </m:oMath>
      <w:r>
        <w:rPr>
          <w:color w:val="000000"/>
          <w:sz w:val="20"/>
          <w:szCs w:val="20"/>
        </w:rPr>
        <w:t xml:space="preserve"> in real-world or mathematical contexts, graphically and algebraically.</w:t>
      </w:r>
    </w:p>
    <w:p w14:paraId="5D293B4A" w14:textId="77777777" w:rsidR="0056786B" w:rsidRDefault="0056786B" w:rsidP="0097679E">
      <w:pPr>
        <w:widowControl w:val="0"/>
        <w:tabs>
          <w:tab w:val="left" w:pos="1080"/>
        </w:tabs>
        <w:spacing w:line="276" w:lineRule="auto"/>
        <w:ind w:left="1080" w:hanging="1080"/>
        <w:rPr>
          <w:sz w:val="20"/>
          <w:szCs w:val="20"/>
        </w:rPr>
      </w:pPr>
      <w:r>
        <w:rPr>
          <w:b/>
          <w:color w:val="2F5496"/>
          <w:sz w:val="20"/>
          <w:szCs w:val="20"/>
        </w:rPr>
        <w:t>8.SP.1:</w:t>
      </w:r>
      <w:r>
        <w:tab/>
      </w:r>
      <w:r>
        <w:rPr>
          <w:sz w:val="20"/>
          <w:szCs w:val="20"/>
        </w:rPr>
        <w:t>Construct scatter plots using bivariate data; determine if the data displays a linear or nonlinear pattern and positive, negative, or no association.</w:t>
      </w:r>
    </w:p>
    <w:p w14:paraId="11D47BD3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8.SP.2:</w:t>
      </w:r>
      <w:r>
        <w:tab/>
      </w:r>
      <w:r>
        <w:rPr>
          <w:color w:val="000000"/>
          <w:sz w:val="20"/>
          <w:szCs w:val="20"/>
        </w:rPr>
        <w:t>Construct straight lines to approximately fit data displaying a linear association when presented in scatter plots.</w:t>
      </w:r>
    </w:p>
    <w:p w14:paraId="1F9EFD62" w14:textId="77777777" w:rsidR="0056786B" w:rsidRDefault="0056786B" w:rsidP="0097679E">
      <w:pPr>
        <w:widowControl w:val="0"/>
        <w:spacing w:line="276" w:lineRule="auto"/>
        <w:ind w:left="1080" w:hanging="1080"/>
        <w:rPr>
          <w:color w:val="000000"/>
          <w:sz w:val="20"/>
          <w:szCs w:val="20"/>
        </w:rPr>
      </w:pPr>
      <w:r>
        <w:rPr>
          <w:b/>
          <w:color w:val="2F5496"/>
          <w:sz w:val="20"/>
          <w:szCs w:val="20"/>
        </w:rPr>
        <w:t>8.SP.3:</w:t>
      </w:r>
      <w:r>
        <w:tab/>
      </w:r>
      <w:r>
        <w:rPr>
          <w:color w:val="000000"/>
          <w:sz w:val="20"/>
          <w:szCs w:val="20"/>
        </w:rPr>
        <w:t>Construct and interpret a relative frequency table, using data from two categorical variables collected from the same subject.</w:t>
      </w:r>
    </w:p>
    <w:p w14:paraId="7CC37CA7" w14:textId="77777777" w:rsidR="0097679E" w:rsidRDefault="0097679E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</w:p>
    <w:p w14:paraId="28FF83A9" w14:textId="383C4F85" w:rsidR="0097679E" w:rsidRPr="00166642" w:rsidRDefault="0097679E" w:rsidP="0097679E">
      <w:pPr>
        <w:spacing w:line="276" w:lineRule="auto"/>
        <w:contextualSpacing/>
        <w:rPr>
          <w:rFonts w:eastAsiaTheme="minorEastAsia" w:cstheme="minorHAnsi"/>
          <w:sz w:val="20"/>
          <w:szCs w:val="20"/>
        </w:rPr>
      </w:pPr>
      <w:r w:rsidRPr="00166642">
        <w:rPr>
          <w:rFonts w:eastAsiaTheme="minorEastAs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5E4ACFD0" wp14:editId="77133DF1">
                <wp:simplePos x="0" y="0"/>
                <wp:positionH relativeFrom="column">
                  <wp:posOffset>28366</wp:posOffset>
                </wp:positionH>
                <wp:positionV relativeFrom="paragraph">
                  <wp:posOffset>139491</wp:posOffset>
                </wp:positionV>
                <wp:extent cx="6400800" cy="0"/>
                <wp:effectExtent l="0" t="0" r="12700" b="12700"/>
                <wp:wrapNone/>
                <wp:docPr id="2106093027" name="Straight Connector 2106093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6B39763D" id="Straight Connector 2106093027" o:spid="_x0000_s1026" style="position:absolute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1pt" to="506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6D6ABE03" w14:textId="77777777" w:rsidR="0097679E" w:rsidRPr="00166642" w:rsidRDefault="0097679E" w:rsidP="0097679E">
      <w:pPr>
        <w:spacing w:line="276" w:lineRule="auto"/>
        <w:contextualSpacing/>
        <w:rPr>
          <w:rFonts w:eastAsia="Arial"/>
          <w:color w:val="000000" w:themeColor="text1"/>
          <w:sz w:val="20"/>
          <w:szCs w:val="20"/>
        </w:rPr>
      </w:pPr>
      <w:r w:rsidRPr="00166642">
        <w:tab/>
      </w:r>
    </w:p>
    <w:p w14:paraId="33086E34" w14:textId="77777777" w:rsidR="0097679E" w:rsidRDefault="0097679E" w:rsidP="0097679E">
      <w:pPr>
        <w:spacing w:line="276" w:lineRule="auto"/>
        <w:jc w:val="center"/>
      </w:pPr>
    </w:p>
    <w:p w14:paraId="65789722" w14:textId="77777777" w:rsidR="0097679E" w:rsidRPr="00166642" w:rsidRDefault="00000000" w:rsidP="0097679E">
      <w:pPr>
        <w:spacing w:line="276" w:lineRule="auto"/>
        <w:jc w:val="center"/>
        <w:rPr>
          <w:b/>
          <w:bCs/>
          <w:sz w:val="20"/>
          <w:szCs w:val="20"/>
        </w:rPr>
      </w:pPr>
      <w:hyperlink w:anchor="Contents" w:history="1">
        <w:r w:rsidR="0097679E" w:rsidRPr="00166642">
          <w:rPr>
            <w:rStyle w:val="Hyperlink"/>
            <w:b/>
            <w:bCs/>
            <w:sz w:val="20"/>
            <w:szCs w:val="20"/>
          </w:rPr>
          <w:t>Return to the Table of Contents</w:t>
        </w:r>
      </w:hyperlink>
    </w:p>
    <w:p w14:paraId="24EC8943" w14:textId="48764B2C" w:rsidR="0056786B" w:rsidRPr="00166642" w:rsidRDefault="0056786B" w:rsidP="0097679E">
      <w:pPr>
        <w:spacing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sectPr w:rsidR="0056786B" w:rsidRPr="00166642" w:rsidSect="00767827">
      <w:headerReference w:type="even" r:id="rId38"/>
      <w:headerReference w:type="default" r:id="rId39"/>
      <w:headerReference w:type="first" r:id="rId4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629B6" w14:textId="77777777" w:rsidR="00DE61B2" w:rsidRDefault="00DE61B2" w:rsidP="002717CD">
      <w:r>
        <w:separator/>
      </w:r>
    </w:p>
  </w:endnote>
  <w:endnote w:type="continuationSeparator" w:id="0">
    <w:p w14:paraId="21DEEF2C" w14:textId="77777777" w:rsidR="00DE61B2" w:rsidRDefault="00DE61B2" w:rsidP="002717CD">
      <w:r>
        <w:continuationSeparator/>
      </w:r>
    </w:p>
  </w:endnote>
  <w:endnote w:type="continuationNotice" w:id="1">
    <w:p w14:paraId="4FC4CF42" w14:textId="77777777" w:rsidR="00DE61B2" w:rsidRDefault="00DE61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35785558"/>
      <w:docPartObj>
        <w:docPartGallery w:val="Page Numbers (Bottom of Page)"/>
        <w:docPartUnique/>
      </w:docPartObj>
    </w:sdtPr>
    <w:sdtContent>
      <w:p w14:paraId="7F00F909" w14:textId="478590D8" w:rsidR="00D457D4" w:rsidRDefault="00D457D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88F704" w14:textId="77777777" w:rsidR="00D457D4" w:rsidRDefault="00D457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b/>
        <w:bCs/>
        <w:color w:val="767171" w:themeColor="background2" w:themeShade="80"/>
      </w:rPr>
      <w:id w:val="1489517698"/>
      <w:docPartObj>
        <w:docPartGallery w:val="Page Numbers (Bottom of Page)"/>
        <w:docPartUnique/>
      </w:docPartObj>
    </w:sdtPr>
    <w:sdtEndPr>
      <w:rPr>
        <w:rStyle w:val="PageNumber"/>
        <w:color w:val="404040" w:themeColor="text1" w:themeTint="BF"/>
      </w:rPr>
    </w:sdtEndPr>
    <w:sdtContent>
      <w:p w14:paraId="71B1A959" w14:textId="227CCA12" w:rsidR="00E30722" w:rsidRPr="00E30722" w:rsidRDefault="00E30722" w:rsidP="00E30722">
        <w:pPr>
          <w:pStyle w:val="Footer"/>
          <w:framePr w:wrap="none" w:vAnchor="text" w:hAnchor="margin" w:xAlign="center" w:y="1"/>
          <w:jc w:val="right"/>
          <w:rPr>
            <w:rStyle w:val="PageNumber"/>
            <w:b/>
            <w:bCs/>
            <w:color w:val="767171" w:themeColor="background2" w:themeShade="80"/>
          </w:rPr>
        </w:pPr>
        <w:r w:rsidRPr="00E30722">
          <w:rPr>
            <w:rStyle w:val="PageNumber"/>
            <w:b/>
            <w:bCs/>
            <w:color w:val="767171" w:themeColor="background2" w:themeShade="80"/>
            <w:sz w:val="18"/>
            <w:szCs w:val="18"/>
          </w:rPr>
          <w:t>Arkansas Division of Elementary &amp; Secondary Education</w:t>
        </w:r>
        <w:r>
          <w:rPr>
            <w:rStyle w:val="PageNumber"/>
            <w:b/>
            <w:bCs/>
            <w:color w:val="767171" w:themeColor="background2" w:themeShade="80"/>
            <w:sz w:val="18"/>
            <w:szCs w:val="18"/>
          </w:rPr>
          <w:t xml:space="preserve"> </w:t>
        </w:r>
        <w:r w:rsidRPr="00E30722">
          <w:rPr>
            <w:rStyle w:val="PageNumber"/>
            <w:b/>
            <w:bCs/>
            <w:color w:val="767171" w:themeColor="background2" w:themeShade="80"/>
            <w:sz w:val="18"/>
            <w:szCs w:val="18"/>
          </w:rPr>
          <w:t>|</w:t>
        </w:r>
        <w:r>
          <w:rPr>
            <w:rStyle w:val="PageNumber"/>
            <w:b/>
            <w:bCs/>
            <w:color w:val="767171" w:themeColor="background2" w:themeShade="80"/>
            <w:sz w:val="18"/>
            <w:szCs w:val="18"/>
          </w:rPr>
          <w:t xml:space="preserve"> </w:t>
        </w:r>
        <w:r w:rsidRPr="00E30722">
          <w:rPr>
            <w:rStyle w:val="PageNumber"/>
            <w:b/>
            <w:bCs/>
            <w:color w:val="767171" w:themeColor="background2" w:themeShade="80"/>
            <w:sz w:val="18"/>
            <w:szCs w:val="18"/>
          </w:rPr>
          <w:fldChar w:fldCharType="begin"/>
        </w:r>
        <w:r w:rsidRPr="00E30722">
          <w:rPr>
            <w:rStyle w:val="PageNumber"/>
            <w:b/>
            <w:bCs/>
            <w:color w:val="767171" w:themeColor="background2" w:themeShade="80"/>
            <w:sz w:val="18"/>
            <w:szCs w:val="18"/>
          </w:rPr>
          <w:instrText xml:space="preserve"> PAGE </w:instrText>
        </w:r>
        <w:r w:rsidRPr="00E30722">
          <w:rPr>
            <w:rStyle w:val="PageNumber"/>
            <w:b/>
            <w:bCs/>
            <w:color w:val="767171" w:themeColor="background2" w:themeShade="80"/>
            <w:sz w:val="18"/>
            <w:szCs w:val="18"/>
          </w:rPr>
          <w:fldChar w:fldCharType="separate"/>
        </w:r>
        <w:r w:rsidRPr="00E30722">
          <w:rPr>
            <w:rStyle w:val="PageNumber"/>
            <w:b/>
            <w:bCs/>
            <w:color w:val="767171" w:themeColor="background2" w:themeShade="80"/>
            <w:sz w:val="18"/>
            <w:szCs w:val="18"/>
          </w:rPr>
          <w:t>1</w:t>
        </w:r>
        <w:r w:rsidRPr="00E30722">
          <w:rPr>
            <w:rStyle w:val="PageNumber"/>
            <w:b/>
            <w:bCs/>
            <w:color w:val="767171" w:themeColor="background2" w:themeShade="80"/>
            <w:sz w:val="18"/>
            <w:szCs w:val="18"/>
          </w:rPr>
          <w:fldChar w:fldCharType="end"/>
        </w:r>
      </w:p>
      <w:p w14:paraId="509B987B" w14:textId="47BAB2B1" w:rsidR="00E30722" w:rsidRPr="00E30722" w:rsidRDefault="00E30722" w:rsidP="00E30722">
        <w:pPr>
          <w:pStyle w:val="Footer"/>
          <w:framePr w:wrap="none" w:vAnchor="text" w:hAnchor="margin" w:xAlign="center" w:y="1"/>
          <w:jc w:val="center"/>
          <w:rPr>
            <w:rStyle w:val="PageNumber"/>
            <w:b/>
            <w:bCs/>
            <w:color w:val="404040" w:themeColor="text1" w:themeTint="BF"/>
            <w:sz w:val="18"/>
            <w:szCs w:val="18"/>
          </w:rPr>
        </w:pPr>
      </w:p>
    </w:sdtContent>
  </w:sdt>
  <w:p w14:paraId="2BF7400A" w14:textId="77777777" w:rsidR="00D457D4" w:rsidRDefault="00D45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96494" w14:textId="77777777" w:rsidR="00DE61B2" w:rsidRDefault="00DE61B2" w:rsidP="002717CD">
      <w:r>
        <w:separator/>
      </w:r>
    </w:p>
  </w:footnote>
  <w:footnote w:type="continuationSeparator" w:id="0">
    <w:p w14:paraId="02473D92" w14:textId="77777777" w:rsidR="00DE61B2" w:rsidRDefault="00DE61B2" w:rsidP="002717CD">
      <w:r>
        <w:continuationSeparator/>
      </w:r>
    </w:p>
  </w:footnote>
  <w:footnote w:type="continuationNotice" w:id="1">
    <w:p w14:paraId="7BDCF6EE" w14:textId="77777777" w:rsidR="00DE61B2" w:rsidRDefault="00DE61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403D1" w14:textId="47A34BA9" w:rsidR="00BB4D0E" w:rsidRPr="00F846EA" w:rsidRDefault="00DE61B2">
    <w:pPr>
      <w:pStyle w:val="Header"/>
      <w:rPr>
        <w:b/>
        <w:bCs/>
        <w:color w:val="767171" w:themeColor="background2" w:themeShade="80"/>
        <w:sz w:val="20"/>
        <w:szCs w:val="20"/>
      </w:rPr>
    </w:pPr>
    <w:r>
      <w:rPr>
        <w:noProof/>
      </w:rPr>
      <w:pict w14:anchorId="06B2EA3C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30" type="#_x0000_t202" style="position:absolute;margin-left:0;margin-top:0;width:1in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" filled="f" stroked="f">
          <o:lock v:ext="edit" aspectratio="t" verticies="t" text="t" shapetype="t"/>
        </v:shape>
      </w:pict>
    </w:r>
    <w:r w:rsidR="007F3F24">
      <w:rPr>
        <w:b/>
        <w:bCs/>
        <w:color w:val="767171" w:themeColor="background2" w:themeShade="80"/>
        <w:sz w:val="20"/>
        <w:szCs w:val="20"/>
      </w:rPr>
      <w:t>Arkansas</w:t>
    </w:r>
    <w:r w:rsidR="00BB4D0E">
      <w:rPr>
        <w:b/>
        <w:bCs/>
        <w:color w:val="767171" w:themeColor="background2" w:themeShade="80"/>
        <w:sz w:val="20"/>
        <w:szCs w:val="20"/>
      </w:rPr>
      <w:t xml:space="preserve"> Mathematics Standards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59C5C" w14:textId="63D57B60" w:rsidR="00B25B54" w:rsidRDefault="00B25B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A62FE" w14:textId="0FEAF36F" w:rsidR="000B7EE5" w:rsidRPr="00F846EA" w:rsidRDefault="00DE61B2">
    <w:pPr>
      <w:pStyle w:val="Header"/>
      <w:rPr>
        <w:b/>
        <w:bCs/>
        <w:color w:val="767171" w:themeColor="background2" w:themeShade="80"/>
        <w:sz w:val="20"/>
        <w:szCs w:val="20"/>
      </w:rPr>
    </w:pPr>
    <w:r>
      <w:rPr>
        <w:noProof/>
      </w:rPr>
      <w:pict w14:anchorId="3BA660F1">
        <v:shapetype id="_x0000_t202" coordsize="21600,21600" o:spt="202" path="m,l,21600r21600,l21600,xe">
          <v:stroke joinstyle="miter"/>
          <v:path gradientshapeok="t" o:connecttype="rect"/>
        </v:shapetype>
        <v:shape id="Text Box 5" o:spid="_x0000_s1029" type="#_x0000_t202" style="position:absolute;margin-left:0;margin-top:0;width:1in;height:1in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" filled="f" stroked="f">
          <o:lock v:ext="edit" aspectratio="t" verticies="t" text="t" shapetype="t"/>
        </v:shape>
      </w:pict>
    </w:r>
    <w:r w:rsidR="000B7EE5">
      <w:rPr>
        <w:b/>
        <w:bCs/>
        <w:color w:val="767171" w:themeColor="background2" w:themeShade="80"/>
        <w:sz w:val="20"/>
        <w:szCs w:val="20"/>
      </w:rPr>
      <w:t>Algebra II Mathematics Standards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78F43" w14:textId="5E9A6304" w:rsidR="00B25B54" w:rsidRDefault="00B25B5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AB684" w14:textId="142B554C" w:rsidR="00B25B54" w:rsidRDefault="00B25B5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1C1FF" w14:textId="5D74130F" w:rsidR="004445EA" w:rsidRPr="00F846EA" w:rsidRDefault="00DE61B2">
    <w:pPr>
      <w:pStyle w:val="Header"/>
      <w:rPr>
        <w:b/>
        <w:bCs/>
        <w:color w:val="767171" w:themeColor="background2" w:themeShade="80"/>
        <w:sz w:val="20"/>
        <w:szCs w:val="20"/>
      </w:rPr>
    </w:pPr>
    <w:r>
      <w:rPr>
        <w:noProof/>
      </w:rPr>
      <w:pict w14:anchorId="13BCC075"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1028" type="#_x0000_t202" style="position:absolute;margin-left:0;margin-top:0;width:1in;height:1in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" filled="f" stroked="f">
          <o:lock v:ext="edit" aspectratio="t" verticies="t" text="t" shapetype="t"/>
        </v:shape>
      </w:pict>
    </w:r>
    <w:r w:rsidR="004445EA">
      <w:rPr>
        <w:b/>
        <w:bCs/>
        <w:color w:val="767171" w:themeColor="background2" w:themeShade="80"/>
        <w:sz w:val="20"/>
        <w:szCs w:val="20"/>
      </w:rPr>
      <w:t>Technical Mathematics Standards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2EBE6" w14:textId="4389AFD5" w:rsidR="00B25B54" w:rsidRDefault="00B25B5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557AF" w14:textId="6D797CC9" w:rsidR="00B25B54" w:rsidRDefault="00B25B54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31A15" w14:textId="68B50D06" w:rsidR="0085521D" w:rsidRPr="00F846EA" w:rsidRDefault="00DE61B2">
    <w:pPr>
      <w:pStyle w:val="Header"/>
      <w:rPr>
        <w:b/>
        <w:bCs/>
        <w:color w:val="767171" w:themeColor="background2" w:themeShade="80"/>
        <w:sz w:val="20"/>
        <w:szCs w:val="20"/>
      </w:rPr>
    </w:pPr>
    <w:r>
      <w:rPr>
        <w:noProof/>
      </w:rPr>
      <w:pict w14:anchorId="091616C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7" type="#_x0000_t202" style="position:absolute;margin-left:0;margin-top:0;width:1in;height:1in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" filled="f" stroked="f">
          <o:lock v:ext="edit" aspectratio="t" verticies="t" text="t" shapetype="t"/>
        </v:shape>
      </w:pict>
    </w:r>
    <w:r w:rsidR="0085521D">
      <w:rPr>
        <w:b/>
        <w:bCs/>
        <w:color w:val="767171" w:themeColor="background2" w:themeShade="80"/>
        <w:sz w:val="20"/>
        <w:szCs w:val="20"/>
      </w:rPr>
      <w:t>Quantitative Reasoning Standards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D9F01" w14:textId="490C071B" w:rsidR="00B25B54" w:rsidRDefault="00B25B54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94F6" w14:textId="10AADFB2" w:rsidR="00B25B54" w:rsidRDefault="00B25B54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98BCB" w14:textId="06545A01" w:rsidR="006B09A4" w:rsidRPr="00F846EA" w:rsidRDefault="00DE61B2">
    <w:pPr>
      <w:pStyle w:val="Header"/>
      <w:rPr>
        <w:b/>
        <w:bCs/>
        <w:color w:val="767171" w:themeColor="background2" w:themeShade="80"/>
        <w:sz w:val="20"/>
        <w:szCs w:val="20"/>
      </w:rPr>
    </w:pPr>
    <w:r>
      <w:rPr>
        <w:noProof/>
      </w:rPr>
      <w:pict w14:anchorId="1A758DB4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6" type="#_x0000_t202" style="position:absolute;margin-left:0;margin-top:0;width:1in;height:1in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" filled="f" stroked="f">
          <o:lock v:ext="edit" aspectratio="t" verticies="t" text="t" shapetype="t"/>
        </v:shape>
      </w:pict>
    </w:r>
    <w:r w:rsidR="006B09A4">
      <w:rPr>
        <w:b/>
        <w:bCs/>
        <w:color w:val="767171" w:themeColor="background2" w:themeShade="80"/>
        <w:sz w:val="20"/>
        <w:szCs w:val="20"/>
      </w:rPr>
      <w:t>Advanced Topics &amp; Modeling in Mathematics Standards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17468" w14:textId="04C18F80" w:rsidR="00B25B54" w:rsidRDefault="00B25B54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91FC4" w14:textId="3995817B" w:rsidR="00B25B54" w:rsidRDefault="00B25B54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DB762" w14:textId="379512A4" w:rsidR="0087373D" w:rsidRPr="00F846EA" w:rsidRDefault="00DE61B2" w:rsidP="00424F44">
    <w:pPr>
      <w:pStyle w:val="Header"/>
      <w:tabs>
        <w:tab w:val="clear" w:pos="4680"/>
        <w:tab w:val="clear" w:pos="9360"/>
        <w:tab w:val="left" w:pos="2613"/>
      </w:tabs>
      <w:rPr>
        <w:b/>
        <w:bCs/>
        <w:color w:val="767171" w:themeColor="background2" w:themeShade="80"/>
        <w:sz w:val="20"/>
        <w:szCs w:val="20"/>
      </w:rPr>
    </w:pPr>
    <w:r>
      <w:rPr>
        <w:noProof/>
      </w:rPr>
      <w:pict w14:anchorId="2729E180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0;margin-top:0;width:1in;height:1in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" filled="f" stroked="f">
          <o:lock v:ext="edit" aspectratio="t" verticies="t" text="t" shapetype="t"/>
        </v:shape>
      </w:pict>
    </w:r>
    <w:r w:rsidR="0087373D">
      <w:rPr>
        <w:b/>
        <w:bCs/>
        <w:color w:val="767171" w:themeColor="background2" w:themeShade="80"/>
        <w:sz w:val="20"/>
        <w:szCs w:val="20"/>
      </w:rPr>
      <w:t>Calculus Standards</w:t>
    </w:r>
    <w:r w:rsidR="00424F44">
      <w:rPr>
        <w:b/>
        <w:bCs/>
        <w:color w:val="767171" w:themeColor="background2" w:themeShade="80"/>
        <w:sz w:val="20"/>
        <w:szCs w:val="20"/>
      </w:rP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25A7E" w14:textId="6D0D7D86" w:rsidR="00B25B54" w:rsidRDefault="00B25B54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6179B" w14:textId="264CB4A4" w:rsidR="00B25B54" w:rsidRDefault="00B25B54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54C0F" w14:textId="67BAB431" w:rsidR="00424F44" w:rsidRPr="00F846EA" w:rsidRDefault="00424F44" w:rsidP="00424F44">
    <w:pPr>
      <w:pStyle w:val="Header"/>
      <w:tabs>
        <w:tab w:val="clear" w:pos="4680"/>
        <w:tab w:val="clear" w:pos="9360"/>
        <w:tab w:val="left" w:pos="2613"/>
      </w:tabs>
      <w:rPr>
        <w:b/>
        <w:bCs/>
        <w:color w:val="767171" w:themeColor="background2" w:themeShade="8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EB3C685" wp14:editId="31D3CBE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14400" cy="914400"/>
              <wp:effectExtent l="0" t="0" r="0" b="0"/>
              <wp:wrapNone/>
              <wp:docPr id="1178252607" name="Text Box 1178252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wps:spPr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1F455B08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0;margin-top:0;width:1in;height:1in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" filled="f" stroked="f"/>
          </w:pict>
        </mc:Fallback>
      </mc:AlternateContent>
    </w:r>
    <w:r>
      <w:rPr>
        <w:b/>
        <w:bCs/>
        <w:color w:val="767171" w:themeColor="background2" w:themeShade="80"/>
        <w:sz w:val="20"/>
        <w:szCs w:val="20"/>
      </w:rPr>
      <w:t>Algebra III Standards</w:t>
    </w:r>
    <w:r>
      <w:rPr>
        <w:b/>
        <w:bCs/>
        <w:color w:val="767171" w:themeColor="background2" w:themeShade="80"/>
        <w:sz w:val="20"/>
        <w:szCs w:val="20"/>
      </w:rPr>
      <w:tab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AC3DB" w14:textId="6CF8F7F0" w:rsidR="00B25B54" w:rsidRDefault="00B25B54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D4003" w14:textId="0AAEA788" w:rsidR="00B25B54" w:rsidRDefault="00B25B54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281B" w14:textId="695DBB9C" w:rsidR="00B71751" w:rsidRPr="00F846EA" w:rsidRDefault="00B71751" w:rsidP="00424F44">
    <w:pPr>
      <w:pStyle w:val="Header"/>
      <w:tabs>
        <w:tab w:val="clear" w:pos="4680"/>
        <w:tab w:val="clear" w:pos="9360"/>
        <w:tab w:val="left" w:pos="2613"/>
      </w:tabs>
      <w:rPr>
        <w:b/>
        <w:bCs/>
        <w:color w:val="767171" w:themeColor="background2" w:themeShade="8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62104449" wp14:editId="2518925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14400" cy="914400"/>
              <wp:effectExtent l="0" t="0" r="0" b="0"/>
              <wp:wrapNone/>
              <wp:docPr id="1660016350" name="Text Box 1660016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wps:spPr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1AD20999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0;margin-top:0;width:1in;height:1in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" filled="f" stroked="f"/>
          </w:pict>
        </mc:Fallback>
      </mc:AlternateContent>
    </w:r>
    <w:r w:rsidR="00251A5F">
      <w:rPr>
        <w:b/>
        <w:bCs/>
        <w:color w:val="767171" w:themeColor="background2" w:themeShade="80"/>
        <w:sz w:val="20"/>
        <w:szCs w:val="20"/>
      </w:rPr>
      <w:t>Pre-Calculus</w:t>
    </w:r>
    <w:r>
      <w:rPr>
        <w:b/>
        <w:bCs/>
        <w:color w:val="767171" w:themeColor="background2" w:themeShade="80"/>
        <w:sz w:val="20"/>
        <w:szCs w:val="20"/>
      </w:rPr>
      <w:t xml:space="preserve"> Standards</w:t>
    </w:r>
    <w:r>
      <w:rPr>
        <w:b/>
        <w:bCs/>
        <w:color w:val="767171" w:themeColor="background2" w:themeShade="80"/>
        <w:sz w:val="20"/>
        <w:szCs w:val="20"/>
      </w:rPr>
      <w:tab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30E61" w14:textId="009FB9FC" w:rsidR="00B25B54" w:rsidRDefault="00B25B54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6A528" w14:textId="4EC3B7BD" w:rsidR="00B25B54" w:rsidRDefault="00B25B54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3C71C" w14:textId="456C9D9C" w:rsidR="00626D81" w:rsidRPr="00F846EA" w:rsidRDefault="00626D81" w:rsidP="00424F44">
    <w:pPr>
      <w:pStyle w:val="Header"/>
      <w:tabs>
        <w:tab w:val="clear" w:pos="4680"/>
        <w:tab w:val="clear" w:pos="9360"/>
        <w:tab w:val="left" w:pos="2613"/>
      </w:tabs>
      <w:rPr>
        <w:b/>
        <w:bCs/>
        <w:color w:val="767171" w:themeColor="background2" w:themeShade="8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38A385F" wp14:editId="68A134A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14400" cy="914400"/>
              <wp:effectExtent l="0" t="0" r="0" b="0"/>
              <wp:wrapNone/>
              <wp:docPr id="509495044" name="Text Box 509495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wps:spPr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2D33A803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0;margin-top:0;width:1in;height:1in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" filled="f" stroked="f"/>
          </w:pict>
        </mc:Fallback>
      </mc:AlternateContent>
    </w:r>
    <w:r>
      <w:rPr>
        <w:b/>
        <w:bCs/>
        <w:color w:val="767171" w:themeColor="background2" w:themeShade="80"/>
        <w:sz w:val="20"/>
        <w:szCs w:val="20"/>
      </w:rPr>
      <w:t>Statistics Standards</w:t>
    </w:r>
    <w:r>
      <w:rPr>
        <w:b/>
        <w:bCs/>
        <w:color w:val="767171" w:themeColor="background2" w:themeShade="80"/>
        <w:sz w:val="20"/>
        <w:szCs w:val="20"/>
      </w:rPr>
      <w:tab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AB34B" w14:textId="4BF345A5" w:rsidR="00B25B54" w:rsidRDefault="00B25B54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F89A3" w14:textId="2BFEF6CF" w:rsidR="00B25B54" w:rsidRDefault="00B25B54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BE1E3" w14:textId="6F4F2668" w:rsidR="0056786B" w:rsidRPr="00F846EA" w:rsidRDefault="0056786B" w:rsidP="00424F44">
    <w:pPr>
      <w:pStyle w:val="Header"/>
      <w:tabs>
        <w:tab w:val="clear" w:pos="4680"/>
        <w:tab w:val="clear" w:pos="9360"/>
        <w:tab w:val="left" w:pos="2613"/>
      </w:tabs>
      <w:rPr>
        <w:b/>
        <w:bCs/>
        <w:color w:val="767171" w:themeColor="background2" w:themeShade="8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6E557E3B" wp14:editId="60D883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14400" cy="914400"/>
              <wp:effectExtent l="0" t="0" r="0" b="0"/>
              <wp:wrapNone/>
              <wp:docPr id="2049152536" name="Text Box 2049152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wps:spPr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0EAE2AEA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0;margin-top:0;width:1in;height:1in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" filled="f" stroked="f"/>
          </w:pict>
        </mc:Fallback>
      </mc:AlternateContent>
    </w:r>
    <w:r>
      <w:rPr>
        <w:b/>
        <w:bCs/>
        <w:color w:val="767171" w:themeColor="background2" w:themeShade="80"/>
        <w:sz w:val="20"/>
        <w:szCs w:val="20"/>
      </w:rPr>
      <w:t>Critical Algebra I Standards</w:t>
    </w:r>
    <w:r>
      <w:rPr>
        <w:b/>
        <w:bCs/>
        <w:color w:val="767171" w:themeColor="background2" w:themeShade="80"/>
        <w:sz w:val="20"/>
        <w:szCs w:val="20"/>
      </w:rPr>
      <w:tab/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EA675" w14:textId="72E73C3D" w:rsidR="00B25B54" w:rsidRDefault="00B25B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015"/>
    <w:multiLevelType w:val="multilevel"/>
    <w:tmpl w:val="94DAD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B12C66"/>
    <w:multiLevelType w:val="hybridMultilevel"/>
    <w:tmpl w:val="15C6C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25497"/>
    <w:multiLevelType w:val="hybridMultilevel"/>
    <w:tmpl w:val="AA4250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846D83"/>
    <w:multiLevelType w:val="hybridMultilevel"/>
    <w:tmpl w:val="0B38D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E3EB0"/>
    <w:multiLevelType w:val="multilevel"/>
    <w:tmpl w:val="6F8E2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3E1757"/>
    <w:multiLevelType w:val="hybridMultilevel"/>
    <w:tmpl w:val="48404D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AF4DA3"/>
    <w:multiLevelType w:val="hybridMultilevel"/>
    <w:tmpl w:val="35FA45D8"/>
    <w:lvl w:ilvl="0" w:tplc="C5F03B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A2EF9A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B90585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1E3A2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1D887E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E0724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FC046E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8A6041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57096F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BE538B"/>
    <w:multiLevelType w:val="multilevel"/>
    <w:tmpl w:val="909A0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9D75FC"/>
    <w:multiLevelType w:val="multilevel"/>
    <w:tmpl w:val="27C4DC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3C3B01"/>
    <w:multiLevelType w:val="hybridMultilevel"/>
    <w:tmpl w:val="8A7C3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14D86"/>
    <w:multiLevelType w:val="hybridMultilevel"/>
    <w:tmpl w:val="1604E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514A1"/>
    <w:multiLevelType w:val="hybridMultilevel"/>
    <w:tmpl w:val="2CC85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1589D"/>
    <w:multiLevelType w:val="hybridMultilevel"/>
    <w:tmpl w:val="7D1AC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65B46"/>
    <w:multiLevelType w:val="hybridMultilevel"/>
    <w:tmpl w:val="5054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379A8"/>
    <w:multiLevelType w:val="hybridMultilevel"/>
    <w:tmpl w:val="F8241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B31E1"/>
    <w:multiLevelType w:val="hybridMultilevel"/>
    <w:tmpl w:val="A70E3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0236B"/>
    <w:multiLevelType w:val="hybridMultilevel"/>
    <w:tmpl w:val="D898D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C4491"/>
    <w:multiLevelType w:val="multilevel"/>
    <w:tmpl w:val="BD90F36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37B0BF9"/>
    <w:multiLevelType w:val="hybridMultilevel"/>
    <w:tmpl w:val="E95C1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C6D34"/>
    <w:multiLevelType w:val="hybridMultilevel"/>
    <w:tmpl w:val="5B926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D0BE8"/>
    <w:multiLevelType w:val="hybridMultilevel"/>
    <w:tmpl w:val="C882D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76661"/>
    <w:multiLevelType w:val="hybridMultilevel"/>
    <w:tmpl w:val="B6FA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45922"/>
    <w:multiLevelType w:val="multilevel"/>
    <w:tmpl w:val="D9BC868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BD47D6"/>
    <w:multiLevelType w:val="hybridMultilevel"/>
    <w:tmpl w:val="70029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250490"/>
    <w:multiLevelType w:val="multilevel"/>
    <w:tmpl w:val="868E6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BAC2D15"/>
    <w:multiLevelType w:val="hybridMultilevel"/>
    <w:tmpl w:val="8C0AD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913FC"/>
    <w:multiLevelType w:val="hybridMultilevel"/>
    <w:tmpl w:val="A5AC2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F53E8"/>
    <w:multiLevelType w:val="hybridMultilevel"/>
    <w:tmpl w:val="78200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D1A7E"/>
    <w:multiLevelType w:val="hybridMultilevel"/>
    <w:tmpl w:val="0944EBDC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9" w15:restartNumberingAfterBreak="0">
    <w:nsid w:val="61C46445"/>
    <w:multiLevelType w:val="hybridMultilevel"/>
    <w:tmpl w:val="F5487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3508B"/>
    <w:multiLevelType w:val="hybridMultilevel"/>
    <w:tmpl w:val="31528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DC1DB1"/>
    <w:multiLevelType w:val="hybridMultilevel"/>
    <w:tmpl w:val="73D87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1B32B1"/>
    <w:multiLevelType w:val="hybridMultilevel"/>
    <w:tmpl w:val="5186F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5A758D"/>
    <w:multiLevelType w:val="hybridMultilevel"/>
    <w:tmpl w:val="D6A89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661C4E"/>
    <w:multiLevelType w:val="multilevel"/>
    <w:tmpl w:val="7F08E4E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EE4686D"/>
    <w:multiLevelType w:val="hybridMultilevel"/>
    <w:tmpl w:val="C2301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EE5B24"/>
    <w:multiLevelType w:val="multilevel"/>
    <w:tmpl w:val="7B587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30C62A5"/>
    <w:multiLevelType w:val="hybridMultilevel"/>
    <w:tmpl w:val="28162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595893"/>
    <w:multiLevelType w:val="hybridMultilevel"/>
    <w:tmpl w:val="8E502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061C5A"/>
    <w:multiLevelType w:val="multilevel"/>
    <w:tmpl w:val="BD726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D0C7EED"/>
    <w:multiLevelType w:val="multilevel"/>
    <w:tmpl w:val="4532D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E196222"/>
    <w:multiLevelType w:val="multilevel"/>
    <w:tmpl w:val="1FA213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E1A08D1"/>
    <w:multiLevelType w:val="multilevel"/>
    <w:tmpl w:val="CC7AE3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3762998">
    <w:abstractNumId w:val="4"/>
  </w:num>
  <w:num w:numId="2" w16cid:durableId="1653215222">
    <w:abstractNumId w:val="38"/>
  </w:num>
  <w:num w:numId="3" w16cid:durableId="298414993">
    <w:abstractNumId w:val="21"/>
  </w:num>
  <w:num w:numId="4" w16cid:durableId="1122771921">
    <w:abstractNumId w:val="18"/>
  </w:num>
  <w:num w:numId="5" w16cid:durableId="2043554307">
    <w:abstractNumId w:val="30"/>
  </w:num>
  <w:num w:numId="6" w16cid:durableId="1974291438">
    <w:abstractNumId w:val="6"/>
  </w:num>
  <w:num w:numId="7" w16cid:durableId="353074464">
    <w:abstractNumId w:val="3"/>
  </w:num>
  <w:num w:numId="8" w16cid:durableId="931085830">
    <w:abstractNumId w:val="15"/>
  </w:num>
  <w:num w:numId="9" w16cid:durableId="1529030701">
    <w:abstractNumId w:val="37"/>
  </w:num>
  <w:num w:numId="10" w16cid:durableId="310982020">
    <w:abstractNumId w:val="20"/>
  </w:num>
  <w:num w:numId="11" w16cid:durableId="1672102581">
    <w:abstractNumId w:val="23"/>
  </w:num>
  <w:num w:numId="12" w16cid:durableId="559245835">
    <w:abstractNumId w:val="31"/>
  </w:num>
  <w:num w:numId="13" w16cid:durableId="372967885">
    <w:abstractNumId w:val="10"/>
  </w:num>
  <w:num w:numId="14" w16cid:durableId="2092265786">
    <w:abstractNumId w:val="1"/>
  </w:num>
  <w:num w:numId="15" w16cid:durableId="898710277">
    <w:abstractNumId w:val="33"/>
  </w:num>
  <w:num w:numId="16" w16cid:durableId="36702857">
    <w:abstractNumId w:val="25"/>
  </w:num>
  <w:num w:numId="17" w16cid:durableId="395513671">
    <w:abstractNumId w:val="13"/>
  </w:num>
  <w:num w:numId="18" w16cid:durableId="645548815">
    <w:abstractNumId w:val="16"/>
  </w:num>
  <w:num w:numId="19" w16cid:durableId="77605919">
    <w:abstractNumId w:val="29"/>
  </w:num>
  <w:num w:numId="20" w16cid:durableId="145443820">
    <w:abstractNumId w:val="27"/>
  </w:num>
  <w:num w:numId="21" w16cid:durableId="2059934046">
    <w:abstractNumId w:val="26"/>
  </w:num>
  <w:num w:numId="22" w16cid:durableId="411194925">
    <w:abstractNumId w:val="14"/>
  </w:num>
  <w:num w:numId="23" w16cid:durableId="291205693">
    <w:abstractNumId w:val="35"/>
  </w:num>
  <w:num w:numId="24" w16cid:durableId="2144035420">
    <w:abstractNumId w:val="11"/>
  </w:num>
  <w:num w:numId="25" w16cid:durableId="1234899052">
    <w:abstractNumId w:val="9"/>
  </w:num>
  <w:num w:numId="26" w16cid:durableId="970014501">
    <w:abstractNumId w:val="12"/>
  </w:num>
  <w:num w:numId="27" w16cid:durableId="770508475">
    <w:abstractNumId w:val="28"/>
  </w:num>
  <w:num w:numId="28" w16cid:durableId="437412400">
    <w:abstractNumId w:val="2"/>
  </w:num>
  <w:num w:numId="29" w16cid:durableId="1225608106">
    <w:abstractNumId w:val="32"/>
  </w:num>
  <w:num w:numId="30" w16cid:durableId="342241086">
    <w:abstractNumId w:val="40"/>
  </w:num>
  <w:num w:numId="31" w16cid:durableId="725184957">
    <w:abstractNumId w:val="5"/>
  </w:num>
  <w:num w:numId="32" w16cid:durableId="137966148">
    <w:abstractNumId w:val="41"/>
  </w:num>
  <w:num w:numId="33" w16cid:durableId="624698541">
    <w:abstractNumId w:val="22"/>
  </w:num>
  <w:num w:numId="34" w16cid:durableId="647588176">
    <w:abstractNumId w:val="17"/>
  </w:num>
  <w:num w:numId="35" w16cid:durableId="2065639130">
    <w:abstractNumId w:val="0"/>
  </w:num>
  <w:num w:numId="36" w16cid:durableId="973172418">
    <w:abstractNumId w:val="34"/>
  </w:num>
  <w:num w:numId="37" w16cid:durableId="1284338568">
    <w:abstractNumId w:val="42"/>
  </w:num>
  <w:num w:numId="38" w16cid:durableId="223805756">
    <w:abstractNumId w:val="7"/>
  </w:num>
  <w:num w:numId="39" w16cid:durableId="1910769735">
    <w:abstractNumId w:val="39"/>
  </w:num>
  <w:num w:numId="40" w16cid:durableId="853350092">
    <w:abstractNumId w:val="8"/>
  </w:num>
  <w:num w:numId="41" w16cid:durableId="301345714">
    <w:abstractNumId w:val="36"/>
  </w:num>
  <w:num w:numId="42" w16cid:durableId="1420520770">
    <w:abstractNumId w:val="19"/>
  </w:num>
  <w:num w:numId="43" w16cid:durableId="1229801402">
    <w:abstractNumId w:val="24"/>
  </w:num>
  <w:numIdMacAtCleanup w:val="3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ahnya Price (ADE)">
    <w15:presenceInfo w15:providerId="AD" w15:userId="S::tahnya.price@ade.arkansas.gov::323910fd-0392-4d07-b8c8-9f840fe17f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A"/>
    <w:rsid w:val="00002AF8"/>
    <w:rsid w:val="00003E28"/>
    <w:rsid w:val="0000404C"/>
    <w:rsid w:val="00004275"/>
    <w:rsid w:val="000069B9"/>
    <w:rsid w:val="00007D4A"/>
    <w:rsid w:val="000114FA"/>
    <w:rsid w:val="00011F49"/>
    <w:rsid w:val="000131EB"/>
    <w:rsid w:val="00014082"/>
    <w:rsid w:val="00017455"/>
    <w:rsid w:val="00020823"/>
    <w:rsid w:val="00021C8E"/>
    <w:rsid w:val="000255FC"/>
    <w:rsid w:val="00026F3E"/>
    <w:rsid w:val="00030BB0"/>
    <w:rsid w:val="00031CCE"/>
    <w:rsid w:val="00032F72"/>
    <w:rsid w:val="000346E5"/>
    <w:rsid w:val="00037736"/>
    <w:rsid w:val="000406B3"/>
    <w:rsid w:val="0004077E"/>
    <w:rsid w:val="0004486F"/>
    <w:rsid w:val="000454F8"/>
    <w:rsid w:val="00045690"/>
    <w:rsid w:val="000468CB"/>
    <w:rsid w:val="000479D1"/>
    <w:rsid w:val="00050244"/>
    <w:rsid w:val="000525D3"/>
    <w:rsid w:val="00052B16"/>
    <w:rsid w:val="00054D73"/>
    <w:rsid w:val="00055956"/>
    <w:rsid w:val="000618C1"/>
    <w:rsid w:val="0006218A"/>
    <w:rsid w:val="0006241C"/>
    <w:rsid w:val="00065383"/>
    <w:rsid w:val="00065905"/>
    <w:rsid w:val="00071F3F"/>
    <w:rsid w:val="00071FDB"/>
    <w:rsid w:val="000726E2"/>
    <w:rsid w:val="00074363"/>
    <w:rsid w:val="00074436"/>
    <w:rsid w:val="00074FC9"/>
    <w:rsid w:val="0007569C"/>
    <w:rsid w:val="0007618A"/>
    <w:rsid w:val="00076468"/>
    <w:rsid w:val="000773C3"/>
    <w:rsid w:val="000803BC"/>
    <w:rsid w:val="00081626"/>
    <w:rsid w:val="00086B38"/>
    <w:rsid w:val="0008746E"/>
    <w:rsid w:val="00087CB8"/>
    <w:rsid w:val="0009060C"/>
    <w:rsid w:val="00094635"/>
    <w:rsid w:val="000948B0"/>
    <w:rsid w:val="00094B7E"/>
    <w:rsid w:val="00094F69"/>
    <w:rsid w:val="000A46D9"/>
    <w:rsid w:val="000A4E11"/>
    <w:rsid w:val="000B047D"/>
    <w:rsid w:val="000B0556"/>
    <w:rsid w:val="000B0A5A"/>
    <w:rsid w:val="000B1E50"/>
    <w:rsid w:val="000B2014"/>
    <w:rsid w:val="000B69CC"/>
    <w:rsid w:val="000B7428"/>
    <w:rsid w:val="000B7EE5"/>
    <w:rsid w:val="000C0DC2"/>
    <w:rsid w:val="000C13BF"/>
    <w:rsid w:val="000C2C11"/>
    <w:rsid w:val="000C3D11"/>
    <w:rsid w:val="000C4822"/>
    <w:rsid w:val="000C4AC8"/>
    <w:rsid w:val="000C5441"/>
    <w:rsid w:val="000C66D1"/>
    <w:rsid w:val="000D22B7"/>
    <w:rsid w:val="000D256B"/>
    <w:rsid w:val="000D2F0E"/>
    <w:rsid w:val="000D43C6"/>
    <w:rsid w:val="000D5B26"/>
    <w:rsid w:val="000D7025"/>
    <w:rsid w:val="000E0A3B"/>
    <w:rsid w:val="000E3872"/>
    <w:rsid w:val="000E4016"/>
    <w:rsid w:val="000E4B30"/>
    <w:rsid w:val="000F063C"/>
    <w:rsid w:val="000F2120"/>
    <w:rsid w:val="000F4A45"/>
    <w:rsid w:val="000F6CBA"/>
    <w:rsid w:val="0010106D"/>
    <w:rsid w:val="0010184A"/>
    <w:rsid w:val="00105E70"/>
    <w:rsid w:val="00107EB9"/>
    <w:rsid w:val="00110494"/>
    <w:rsid w:val="00110545"/>
    <w:rsid w:val="00112AB2"/>
    <w:rsid w:val="001148BD"/>
    <w:rsid w:val="00114E59"/>
    <w:rsid w:val="001153CC"/>
    <w:rsid w:val="00117D7B"/>
    <w:rsid w:val="00120637"/>
    <w:rsid w:val="00122AB6"/>
    <w:rsid w:val="001237E7"/>
    <w:rsid w:val="00123811"/>
    <w:rsid w:val="00125039"/>
    <w:rsid w:val="001259FC"/>
    <w:rsid w:val="00125C51"/>
    <w:rsid w:val="001278A1"/>
    <w:rsid w:val="00127D5D"/>
    <w:rsid w:val="00131176"/>
    <w:rsid w:val="00131A43"/>
    <w:rsid w:val="00131DFE"/>
    <w:rsid w:val="001328CE"/>
    <w:rsid w:val="00132D50"/>
    <w:rsid w:val="00132D83"/>
    <w:rsid w:val="00133E75"/>
    <w:rsid w:val="00134D83"/>
    <w:rsid w:val="00135994"/>
    <w:rsid w:val="00136E0E"/>
    <w:rsid w:val="0014083A"/>
    <w:rsid w:val="00141151"/>
    <w:rsid w:val="001436D6"/>
    <w:rsid w:val="00145A02"/>
    <w:rsid w:val="00146C8B"/>
    <w:rsid w:val="00146FC1"/>
    <w:rsid w:val="00147DCC"/>
    <w:rsid w:val="00150509"/>
    <w:rsid w:val="00154B61"/>
    <w:rsid w:val="001558DD"/>
    <w:rsid w:val="00155E5A"/>
    <w:rsid w:val="001566C3"/>
    <w:rsid w:val="00156A69"/>
    <w:rsid w:val="0016002B"/>
    <w:rsid w:val="001607CA"/>
    <w:rsid w:val="00160C69"/>
    <w:rsid w:val="00160D65"/>
    <w:rsid w:val="00161B09"/>
    <w:rsid w:val="00161C4F"/>
    <w:rsid w:val="00162259"/>
    <w:rsid w:val="001634DD"/>
    <w:rsid w:val="00163CEF"/>
    <w:rsid w:val="00165F08"/>
    <w:rsid w:val="00166642"/>
    <w:rsid w:val="00167B0D"/>
    <w:rsid w:val="001726A5"/>
    <w:rsid w:val="001747FA"/>
    <w:rsid w:val="00175044"/>
    <w:rsid w:val="00175257"/>
    <w:rsid w:val="001757DE"/>
    <w:rsid w:val="00176316"/>
    <w:rsid w:val="001765F4"/>
    <w:rsid w:val="001768FC"/>
    <w:rsid w:val="001772FA"/>
    <w:rsid w:val="0017738B"/>
    <w:rsid w:val="00182F0F"/>
    <w:rsid w:val="00183513"/>
    <w:rsid w:val="00184713"/>
    <w:rsid w:val="00185533"/>
    <w:rsid w:val="001875E6"/>
    <w:rsid w:val="001914D8"/>
    <w:rsid w:val="0019151A"/>
    <w:rsid w:val="00191EF3"/>
    <w:rsid w:val="0019260D"/>
    <w:rsid w:val="00192DE4"/>
    <w:rsid w:val="00194086"/>
    <w:rsid w:val="00196385"/>
    <w:rsid w:val="001A4B04"/>
    <w:rsid w:val="001A4C11"/>
    <w:rsid w:val="001A5D71"/>
    <w:rsid w:val="001B1D9D"/>
    <w:rsid w:val="001B3446"/>
    <w:rsid w:val="001B3672"/>
    <w:rsid w:val="001B52D7"/>
    <w:rsid w:val="001B6B39"/>
    <w:rsid w:val="001C07D0"/>
    <w:rsid w:val="001C3EDA"/>
    <w:rsid w:val="001C4750"/>
    <w:rsid w:val="001C7410"/>
    <w:rsid w:val="001C7B08"/>
    <w:rsid w:val="001D2DF5"/>
    <w:rsid w:val="001D38FC"/>
    <w:rsid w:val="001E0369"/>
    <w:rsid w:val="001E14A2"/>
    <w:rsid w:val="001E2643"/>
    <w:rsid w:val="001E461B"/>
    <w:rsid w:val="001E5C4A"/>
    <w:rsid w:val="001E715E"/>
    <w:rsid w:val="001F01A8"/>
    <w:rsid w:val="001F0327"/>
    <w:rsid w:val="001F20ED"/>
    <w:rsid w:val="001F30B3"/>
    <w:rsid w:val="001F3405"/>
    <w:rsid w:val="001F52E5"/>
    <w:rsid w:val="001F6B80"/>
    <w:rsid w:val="00200B69"/>
    <w:rsid w:val="002011D5"/>
    <w:rsid w:val="002015E5"/>
    <w:rsid w:val="0020223E"/>
    <w:rsid w:val="002024C3"/>
    <w:rsid w:val="002053B8"/>
    <w:rsid w:val="00205670"/>
    <w:rsid w:val="002062D7"/>
    <w:rsid w:val="00210455"/>
    <w:rsid w:val="002123A2"/>
    <w:rsid w:val="002147CE"/>
    <w:rsid w:val="00216606"/>
    <w:rsid w:val="00219C95"/>
    <w:rsid w:val="00220302"/>
    <w:rsid w:val="00224364"/>
    <w:rsid w:val="0022524E"/>
    <w:rsid w:val="002255FA"/>
    <w:rsid w:val="0022770C"/>
    <w:rsid w:val="002303FA"/>
    <w:rsid w:val="00230E6E"/>
    <w:rsid w:val="00232AE7"/>
    <w:rsid w:val="00233DA8"/>
    <w:rsid w:val="00235F57"/>
    <w:rsid w:val="00237B3F"/>
    <w:rsid w:val="0023A066"/>
    <w:rsid w:val="00241969"/>
    <w:rsid w:val="00242581"/>
    <w:rsid w:val="00244024"/>
    <w:rsid w:val="00244CF8"/>
    <w:rsid w:val="0024528A"/>
    <w:rsid w:val="00247441"/>
    <w:rsid w:val="002509E1"/>
    <w:rsid w:val="00251A5F"/>
    <w:rsid w:val="0025220A"/>
    <w:rsid w:val="002553B5"/>
    <w:rsid w:val="0026352C"/>
    <w:rsid w:val="00265398"/>
    <w:rsid w:val="0026540F"/>
    <w:rsid w:val="002668AA"/>
    <w:rsid w:val="00267AC8"/>
    <w:rsid w:val="002717CD"/>
    <w:rsid w:val="0027447F"/>
    <w:rsid w:val="00276AB5"/>
    <w:rsid w:val="00276FF3"/>
    <w:rsid w:val="00277B19"/>
    <w:rsid w:val="00277DD5"/>
    <w:rsid w:val="0028037A"/>
    <w:rsid w:val="00281571"/>
    <w:rsid w:val="002821CC"/>
    <w:rsid w:val="00282214"/>
    <w:rsid w:val="00282F06"/>
    <w:rsid w:val="00284B57"/>
    <w:rsid w:val="00284F1E"/>
    <w:rsid w:val="002852CC"/>
    <w:rsid w:val="00285ABC"/>
    <w:rsid w:val="0028650B"/>
    <w:rsid w:val="00287130"/>
    <w:rsid w:val="002874FC"/>
    <w:rsid w:val="002909A8"/>
    <w:rsid w:val="00290A37"/>
    <w:rsid w:val="002915B1"/>
    <w:rsid w:val="0029372A"/>
    <w:rsid w:val="002940DA"/>
    <w:rsid w:val="00294979"/>
    <w:rsid w:val="002A0BD3"/>
    <w:rsid w:val="002A246C"/>
    <w:rsid w:val="002A39F1"/>
    <w:rsid w:val="002A439D"/>
    <w:rsid w:val="002A5F71"/>
    <w:rsid w:val="002A6075"/>
    <w:rsid w:val="002A66E4"/>
    <w:rsid w:val="002A70EE"/>
    <w:rsid w:val="002A7BFD"/>
    <w:rsid w:val="002A7D3A"/>
    <w:rsid w:val="002B0DB9"/>
    <w:rsid w:val="002B3EEE"/>
    <w:rsid w:val="002B6C23"/>
    <w:rsid w:val="002C0FEA"/>
    <w:rsid w:val="002C2D67"/>
    <w:rsid w:val="002C40F0"/>
    <w:rsid w:val="002D1F76"/>
    <w:rsid w:val="002D247B"/>
    <w:rsid w:val="002D2814"/>
    <w:rsid w:val="002D4F71"/>
    <w:rsid w:val="002D7420"/>
    <w:rsid w:val="002D7B50"/>
    <w:rsid w:val="002E162F"/>
    <w:rsid w:val="002E1CC0"/>
    <w:rsid w:val="002E253B"/>
    <w:rsid w:val="002E3E73"/>
    <w:rsid w:val="002E65B0"/>
    <w:rsid w:val="002F02F0"/>
    <w:rsid w:val="002F2D41"/>
    <w:rsid w:val="002F35FC"/>
    <w:rsid w:val="002F4256"/>
    <w:rsid w:val="002F471E"/>
    <w:rsid w:val="002F4865"/>
    <w:rsid w:val="002F4E7D"/>
    <w:rsid w:val="002F708F"/>
    <w:rsid w:val="002F72C5"/>
    <w:rsid w:val="0030075E"/>
    <w:rsid w:val="00300928"/>
    <w:rsid w:val="00301E7A"/>
    <w:rsid w:val="00302C4C"/>
    <w:rsid w:val="00303089"/>
    <w:rsid w:val="00304502"/>
    <w:rsid w:val="00304A8D"/>
    <w:rsid w:val="00306BFD"/>
    <w:rsid w:val="0030AC5D"/>
    <w:rsid w:val="003112F0"/>
    <w:rsid w:val="0031319F"/>
    <w:rsid w:val="00315647"/>
    <w:rsid w:val="0031650D"/>
    <w:rsid w:val="003167FB"/>
    <w:rsid w:val="00316B64"/>
    <w:rsid w:val="00316C3C"/>
    <w:rsid w:val="00317158"/>
    <w:rsid w:val="00317D8E"/>
    <w:rsid w:val="00320287"/>
    <w:rsid w:val="00322F14"/>
    <w:rsid w:val="003234B7"/>
    <w:rsid w:val="003247D8"/>
    <w:rsid w:val="00327B7C"/>
    <w:rsid w:val="00330598"/>
    <w:rsid w:val="00333FD4"/>
    <w:rsid w:val="0033436F"/>
    <w:rsid w:val="00334EC6"/>
    <w:rsid w:val="00341C63"/>
    <w:rsid w:val="00343C42"/>
    <w:rsid w:val="003440BC"/>
    <w:rsid w:val="00344E8B"/>
    <w:rsid w:val="00345396"/>
    <w:rsid w:val="00346024"/>
    <w:rsid w:val="003479D4"/>
    <w:rsid w:val="00347DB8"/>
    <w:rsid w:val="00350C13"/>
    <w:rsid w:val="00350F9D"/>
    <w:rsid w:val="0035315E"/>
    <w:rsid w:val="003536FE"/>
    <w:rsid w:val="00355E4A"/>
    <w:rsid w:val="00356532"/>
    <w:rsid w:val="00356F8F"/>
    <w:rsid w:val="0036267D"/>
    <w:rsid w:val="00363D8E"/>
    <w:rsid w:val="00366773"/>
    <w:rsid w:val="00372FF1"/>
    <w:rsid w:val="00376402"/>
    <w:rsid w:val="00376C76"/>
    <w:rsid w:val="00380C92"/>
    <w:rsid w:val="003819EC"/>
    <w:rsid w:val="003821A5"/>
    <w:rsid w:val="00383EE9"/>
    <w:rsid w:val="00387E88"/>
    <w:rsid w:val="00391E04"/>
    <w:rsid w:val="00392EBC"/>
    <w:rsid w:val="003932C6"/>
    <w:rsid w:val="0039330E"/>
    <w:rsid w:val="00393B04"/>
    <w:rsid w:val="00395DA9"/>
    <w:rsid w:val="00396A80"/>
    <w:rsid w:val="003A1AB2"/>
    <w:rsid w:val="003A1C89"/>
    <w:rsid w:val="003A273C"/>
    <w:rsid w:val="003A40D0"/>
    <w:rsid w:val="003A5181"/>
    <w:rsid w:val="003A5516"/>
    <w:rsid w:val="003A609D"/>
    <w:rsid w:val="003A7938"/>
    <w:rsid w:val="003A9820"/>
    <w:rsid w:val="003B32BD"/>
    <w:rsid w:val="003B4C0A"/>
    <w:rsid w:val="003B5104"/>
    <w:rsid w:val="003C30EA"/>
    <w:rsid w:val="003C403C"/>
    <w:rsid w:val="003C5523"/>
    <w:rsid w:val="003C65C8"/>
    <w:rsid w:val="003D3E6E"/>
    <w:rsid w:val="003D7EAC"/>
    <w:rsid w:val="003E032D"/>
    <w:rsid w:val="003E0E20"/>
    <w:rsid w:val="003E2DEB"/>
    <w:rsid w:val="003E2F72"/>
    <w:rsid w:val="003E6C89"/>
    <w:rsid w:val="003E6D42"/>
    <w:rsid w:val="003E734A"/>
    <w:rsid w:val="003E7783"/>
    <w:rsid w:val="003F0485"/>
    <w:rsid w:val="003F1128"/>
    <w:rsid w:val="003F13ED"/>
    <w:rsid w:val="003F143A"/>
    <w:rsid w:val="003F203C"/>
    <w:rsid w:val="003F416B"/>
    <w:rsid w:val="003F5C5E"/>
    <w:rsid w:val="003F66D1"/>
    <w:rsid w:val="003F7C3E"/>
    <w:rsid w:val="00402141"/>
    <w:rsid w:val="00403526"/>
    <w:rsid w:val="0040679D"/>
    <w:rsid w:val="00406979"/>
    <w:rsid w:val="0040735C"/>
    <w:rsid w:val="004103A7"/>
    <w:rsid w:val="00412248"/>
    <w:rsid w:val="00412909"/>
    <w:rsid w:val="00413B17"/>
    <w:rsid w:val="0041468D"/>
    <w:rsid w:val="004156A7"/>
    <w:rsid w:val="00416661"/>
    <w:rsid w:val="004166A7"/>
    <w:rsid w:val="00416857"/>
    <w:rsid w:val="00416ACE"/>
    <w:rsid w:val="00420DD3"/>
    <w:rsid w:val="004211BB"/>
    <w:rsid w:val="00421536"/>
    <w:rsid w:val="00422FEF"/>
    <w:rsid w:val="004241F7"/>
    <w:rsid w:val="00424F44"/>
    <w:rsid w:val="004307C8"/>
    <w:rsid w:val="00431613"/>
    <w:rsid w:val="004321C9"/>
    <w:rsid w:val="00432A42"/>
    <w:rsid w:val="00434DD9"/>
    <w:rsid w:val="0044087D"/>
    <w:rsid w:val="00441194"/>
    <w:rsid w:val="00441573"/>
    <w:rsid w:val="00441B3F"/>
    <w:rsid w:val="0044369E"/>
    <w:rsid w:val="004442AD"/>
    <w:rsid w:val="004445EA"/>
    <w:rsid w:val="004468EC"/>
    <w:rsid w:val="004502AF"/>
    <w:rsid w:val="004504DA"/>
    <w:rsid w:val="00453E48"/>
    <w:rsid w:val="00454085"/>
    <w:rsid w:val="004547A1"/>
    <w:rsid w:val="00457098"/>
    <w:rsid w:val="0045788B"/>
    <w:rsid w:val="00462093"/>
    <w:rsid w:val="00466A81"/>
    <w:rsid w:val="00466BFB"/>
    <w:rsid w:val="004673FD"/>
    <w:rsid w:val="0047016F"/>
    <w:rsid w:val="00470D4E"/>
    <w:rsid w:val="00472A49"/>
    <w:rsid w:val="0047333A"/>
    <w:rsid w:val="00474273"/>
    <w:rsid w:val="00474DB0"/>
    <w:rsid w:val="004752F8"/>
    <w:rsid w:val="00475F9B"/>
    <w:rsid w:val="00476F55"/>
    <w:rsid w:val="00481BB5"/>
    <w:rsid w:val="0048299D"/>
    <w:rsid w:val="00487789"/>
    <w:rsid w:val="00492FE0"/>
    <w:rsid w:val="00494855"/>
    <w:rsid w:val="004962A9"/>
    <w:rsid w:val="00496991"/>
    <w:rsid w:val="00496FAD"/>
    <w:rsid w:val="004A227F"/>
    <w:rsid w:val="004A2935"/>
    <w:rsid w:val="004A2BA6"/>
    <w:rsid w:val="004A4577"/>
    <w:rsid w:val="004A48E8"/>
    <w:rsid w:val="004A5C4C"/>
    <w:rsid w:val="004A7B8B"/>
    <w:rsid w:val="004B16AF"/>
    <w:rsid w:val="004B1F14"/>
    <w:rsid w:val="004B2B3C"/>
    <w:rsid w:val="004B5736"/>
    <w:rsid w:val="004B5F0D"/>
    <w:rsid w:val="004B6FA7"/>
    <w:rsid w:val="004B7729"/>
    <w:rsid w:val="004C144A"/>
    <w:rsid w:val="004C1C65"/>
    <w:rsid w:val="004C2354"/>
    <w:rsid w:val="004C49BC"/>
    <w:rsid w:val="004C6BA8"/>
    <w:rsid w:val="004C7AAB"/>
    <w:rsid w:val="004D0375"/>
    <w:rsid w:val="004D10E8"/>
    <w:rsid w:val="004D168B"/>
    <w:rsid w:val="004D17B3"/>
    <w:rsid w:val="004D1C01"/>
    <w:rsid w:val="004D58EA"/>
    <w:rsid w:val="004D5A14"/>
    <w:rsid w:val="004E36BF"/>
    <w:rsid w:val="004E3F72"/>
    <w:rsid w:val="004E4DE2"/>
    <w:rsid w:val="004E5139"/>
    <w:rsid w:val="004E62EA"/>
    <w:rsid w:val="004E71C2"/>
    <w:rsid w:val="004F0024"/>
    <w:rsid w:val="004F117E"/>
    <w:rsid w:val="004F410B"/>
    <w:rsid w:val="004F45DB"/>
    <w:rsid w:val="004F53DD"/>
    <w:rsid w:val="004F6467"/>
    <w:rsid w:val="004F6697"/>
    <w:rsid w:val="004F6ED3"/>
    <w:rsid w:val="004F78E2"/>
    <w:rsid w:val="00502B32"/>
    <w:rsid w:val="00502EBC"/>
    <w:rsid w:val="005036FF"/>
    <w:rsid w:val="00506988"/>
    <w:rsid w:val="00507997"/>
    <w:rsid w:val="00513383"/>
    <w:rsid w:val="00516F82"/>
    <w:rsid w:val="00520816"/>
    <w:rsid w:val="00520908"/>
    <w:rsid w:val="00522639"/>
    <w:rsid w:val="005235E1"/>
    <w:rsid w:val="005237C3"/>
    <w:rsid w:val="005237D4"/>
    <w:rsid w:val="005258D9"/>
    <w:rsid w:val="0052662B"/>
    <w:rsid w:val="0052E3BF"/>
    <w:rsid w:val="00530094"/>
    <w:rsid w:val="00530DD5"/>
    <w:rsid w:val="00530DFB"/>
    <w:rsid w:val="00531730"/>
    <w:rsid w:val="00531A62"/>
    <w:rsid w:val="00532094"/>
    <w:rsid w:val="005363D4"/>
    <w:rsid w:val="005379A6"/>
    <w:rsid w:val="00540430"/>
    <w:rsid w:val="00540610"/>
    <w:rsid w:val="0054262D"/>
    <w:rsid w:val="005426A7"/>
    <w:rsid w:val="00543569"/>
    <w:rsid w:val="00543729"/>
    <w:rsid w:val="005442CE"/>
    <w:rsid w:val="00544358"/>
    <w:rsid w:val="00544C55"/>
    <w:rsid w:val="0054613D"/>
    <w:rsid w:val="005512F0"/>
    <w:rsid w:val="00556421"/>
    <w:rsid w:val="00563EDE"/>
    <w:rsid w:val="005642BC"/>
    <w:rsid w:val="00564AAE"/>
    <w:rsid w:val="0056786B"/>
    <w:rsid w:val="00572BD6"/>
    <w:rsid w:val="00576851"/>
    <w:rsid w:val="00580C53"/>
    <w:rsid w:val="0058135D"/>
    <w:rsid w:val="00581CF3"/>
    <w:rsid w:val="00581DBF"/>
    <w:rsid w:val="0058413C"/>
    <w:rsid w:val="00585A2F"/>
    <w:rsid w:val="00587040"/>
    <w:rsid w:val="005871DF"/>
    <w:rsid w:val="005916D6"/>
    <w:rsid w:val="00591B21"/>
    <w:rsid w:val="00592BA9"/>
    <w:rsid w:val="00593480"/>
    <w:rsid w:val="0059400B"/>
    <w:rsid w:val="00594FDD"/>
    <w:rsid w:val="005A1DED"/>
    <w:rsid w:val="005A21EB"/>
    <w:rsid w:val="005A22ED"/>
    <w:rsid w:val="005A37BB"/>
    <w:rsid w:val="005A3AEF"/>
    <w:rsid w:val="005A5422"/>
    <w:rsid w:val="005B1967"/>
    <w:rsid w:val="005B1BF2"/>
    <w:rsid w:val="005B1FEB"/>
    <w:rsid w:val="005B2DBE"/>
    <w:rsid w:val="005B3117"/>
    <w:rsid w:val="005B36AF"/>
    <w:rsid w:val="005B59CF"/>
    <w:rsid w:val="005B709D"/>
    <w:rsid w:val="005C060B"/>
    <w:rsid w:val="005C2D8C"/>
    <w:rsid w:val="005C2E08"/>
    <w:rsid w:val="005C36E9"/>
    <w:rsid w:val="005C5AFF"/>
    <w:rsid w:val="005C66C4"/>
    <w:rsid w:val="005D0737"/>
    <w:rsid w:val="005D0EDA"/>
    <w:rsid w:val="005D204B"/>
    <w:rsid w:val="005D22E3"/>
    <w:rsid w:val="005D27E4"/>
    <w:rsid w:val="005D2A23"/>
    <w:rsid w:val="005D2BEF"/>
    <w:rsid w:val="005D2C51"/>
    <w:rsid w:val="005D33DD"/>
    <w:rsid w:val="005D416A"/>
    <w:rsid w:val="005D4235"/>
    <w:rsid w:val="005D45D4"/>
    <w:rsid w:val="005D66DB"/>
    <w:rsid w:val="005D77A6"/>
    <w:rsid w:val="005D79CF"/>
    <w:rsid w:val="005E0254"/>
    <w:rsid w:val="005E13A1"/>
    <w:rsid w:val="005E1F36"/>
    <w:rsid w:val="005E25E0"/>
    <w:rsid w:val="005E4481"/>
    <w:rsid w:val="005E4993"/>
    <w:rsid w:val="005E5DD7"/>
    <w:rsid w:val="005F0918"/>
    <w:rsid w:val="005F1287"/>
    <w:rsid w:val="005F1388"/>
    <w:rsid w:val="005F2F59"/>
    <w:rsid w:val="005F3373"/>
    <w:rsid w:val="005F3910"/>
    <w:rsid w:val="005F3934"/>
    <w:rsid w:val="005F39A0"/>
    <w:rsid w:val="005F3A55"/>
    <w:rsid w:val="005F496C"/>
    <w:rsid w:val="006014FA"/>
    <w:rsid w:val="006022FF"/>
    <w:rsid w:val="006033CA"/>
    <w:rsid w:val="00610205"/>
    <w:rsid w:val="00610F9D"/>
    <w:rsid w:val="0061161E"/>
    <w:rsid w:val="0061188D"/>
    <w:rsid w:val="0061304B"/>
    <w:rsid w:val="0061464C"/>
    <w:rsid w:val="00615211"/>
    <w:rsid w:val="0061522F"/>
    <w:rsid w:val="00616247"/>
    <w:rsid w:val="0061651E"/>
    <w:rsid w:val="00616EA7"/>
    <w:rsid w:val="00617462"/>
    <w:rsid w:val="006231E8"/>
    <w:rsid w:val="006254E8"/>
    <w:rsid w:val="00626D81"/>
    <w:rsid w:val="00630848"/>
    <w:rsid w:val="0063207B"/>
    <w:rsid w:val="00632931"/>
    <w:rsid w:val="00633CEA"/>
    <w:rsid w:val="00633D93"/>
    <w:rsid w:val="006353AA"/>
    <w:rsid w:val="006359A3"/>
    <w:rsid w:val="00635B3E"/>
    <w:rsid w:val="00643B60"/>
    <w:rsid w:val="006446EB"/>
    <w:rsid w:val="006462F3"/>
    <w:rsid w:val="00646B9B"/>
    <w:rsid w:val="006471FD"/>
    <w:rsid w:val="00647EA6"/>
    <w:rsid w:val="00647F03"/>
    <w:rsid w:val="006500CE"/>
    <w:rsid w:val="006509BA"/>
    <w:rsid w:val="0065123C"/>
    <w:rsid w:val="006526E3"/>
    <w:rsid w:val="006538A7"/>
    <w:rsid w:val="00656C7C"/>
    <w:rsid w:val="00656CB7"/>
    <w:rsid w:val="0066154F"/>
    <w:rsid w:val="006618BC"/>
    <w:rsid w:val="00662702"/>
    <w:rsid w:val="006632DA"/>
    <w:rsid w:val="00663B0A"/>
    <w:rsid w:val="00665219"/>
    <w:rsid w:val="00666446"/>
    <w:rsid w:val="006724F6"/>
    <w:rsid w:val="006734E4"/>
    <w:rsid w:val="00673F6F"/>
    <w:rsid w:val="00675017"/>
    <w:rsid w:val="00675E9A"/>
    <w:rsid w:val="006777D8"/>
    <w:rsid w:val="006817A6"/>
    <w:rsid w:val="006846D0"/>
    <w:rsid w:val="006850BC"/>
    <w:rsid w:val="00685AF1"/>
    <w:rsid w:val="0069097B"/>
    <w:rsid w:val="0069168D"/>
    <w:rsid w:val="00694340"/>
    <w:rsid w:val="0069473A"/>
    <w:rsid w:val="00696615"/>
    <w:rsid w:val="0069687B"/>
    <w:rsid w:val="00696E8F"/>
    <w:rsid w:val="006A0EF8"/>
    <w:rsid w:val="006A5709"/>
    <w:rsid w:val="006A7604"/>
    <w:rsid w:val="006B09A4"/>
    <w:rsid w:val="006B2611"/>
    <w:rsid w:val="006B6ABD"/>
    <w:rsid w:val="006B7697"/>
    <w:rsid w:val="006C20B3"/>
    <w:rsid w:val="006C2944"/>
    <w:rsid w:val="006C42E0"/>
    <w:rsid w:val="006C9045"/>
    <w:rsid w:val="006D0105"/>
    <w:rsid w:val="006D4694"/>
    <w:rsid w:val="006D5175"/>
    <w:rsid w:val="006D5510"/>
    <w:rsid w:val="006D6C2A"/>
    <w:rsid w:val="006E1463"/>
    <w:rsid w:val="006E1714"/>
    <w:rsid w:val="006E4D01"/>
    <w:rsid w:val="006E6A46"/>
    <w:rsid w:val="006E73CC"/>
    <w:rsid w:val="006F0126"/>
    <w:rsid w:val="006F029B"/>
    <w:rsid w:val="006F1930"/>
    <w:rsid w:val="006F1A50"/>
    <w:rsid w:val="006F26AF"/>
    <w:rsid w:val="006F2C13"/>
    <w:rsid w:val="006F2EE6"/>
    <w:rsid w:val="006F30BD"/>
    <w:rsid w:val="006F3233"/>
    <w:rsid w:val="006F5FCE"/>
    <w:rsid w:val="006F728F"/>
    <w:rsid w:val="00700C89"/>
    <w:rsid w:val="00700CB8"/>
    <w:rsid w:val="00701384"/>
    <w:rsid w:val="00701ECF"/>
    <w:rsid w:val="00702C7F"/>
    <w:rsid w:val="00702F79"/>
    <w:rsid w:val="00703A05"/>
    <w:rsid w:val="0070554C"/>
    <w:rsid w:val="007065B0"/>
    <w:rsid w:val="0070667C"/>
    <w:rsid w:val="00707DD0"/>
    <w:rsid w:val="00707EE7"/>
    <w:rsid w:val="0071029E"/>
    <w:rsid w:val="00710593"/>
    <w:rsid w:val="0071405B"/>
    <w:rsid w:val="0072291A"/>
    <w:rsid w:val="00722C05"/>
    <w:rsid w:val="007266EF"/>
    <w:rsid w:val="007327AA"/>
    <w:rsid w:val="007339ED"/>
    <w:rsid w:val="00735AA9"/>
    <w:rsid w:val="0073642C"/>
    <w:rsid w:val="00737B37"/>
    <w:rsid w:val="0074008F"/>
    <w:rsid w:val="00740345"/>
    <w:rsid w:val="007467D9"/>
    <w:rsid w:val="00750468"/>
    <w:rsid w:val="0075130B"/>
    <w:rsid w:val="00753138"/>
    <w:rsid w:val="007535CD"/>
    <w:rsid w:val="00753D49"/>
    <w:rsid w:val="00755A3A"/>
    <w:rsid w:val="007560EB"/>
    <w:rsid w:val="00757293"/>
    <w:rsid w:val="00761EC0"/>
    <w:rsid w:val="00762A05"/>
    <w:rsid w:val="0076337C"/>
    <w:rsid w:val="00763CCE"/>
    <w:rsid w:val="00764C1E"/>
    <w:rsid w:val="00766B3D"/>
    <w:rsid w:val="007675A9"/>
    <w:rsid w:val="00767827"/>
    <w:rsid w:val="0077057D"/>
    <w:rsid w:val="007707CB"/>
    <w:rsid w:val="00772E5B"/>
    <w:rsid w:val="00773770"/>
    <w:rsid w:val="00776302"/>
    <w:rsid w:val="007767D4"/>
    <w:rsid w:val="00776998"/>
    <w:rsid w:val="00777122"/>
    <w:rsid w:val="00780B5C"/>
    <w:rsid w:val="00780D38"/>
    <w:rsid w:val="007818E7"/>
    <w:rsid w:val="007848D2"/>
    <w:rsid w:val="00785FC0"/>
    <w:rsid w:val="00787D7A"/>
    <w:rsid w:val="0079070D"/>
    <w:rsid w:val="007916AD"/>
    <w:rsid w:val="00794342"/>
    <w:rsid w:val="0079460F"/>
    <w:rsid w:val="00795C24"/>
    <w:rsid w:val="00795D49"/>
    <w:rsid w:val="007A01C3"/>
    <w:rsid w:val="007A0CA3"/>
    <w:rsid w:val="007A1215"/>
    <w:rsid w:val="007A4233"/>
    <w:rsid w:val="007A4488"/>
    <w:rsid w:val="007A535D"/>
    <w:rsid w:val="007A54C0"/>
    <w:rsid w:val="007A6830"/>
    <w:rsid w:val="007A6AA7"/>
    <w:rsid w:val="007A73D7"/>
    <w:rsid w:val="007B0F78"/>
    <w:rsid w:val="007B64AF"/>
    <w:rsid w:val="007C067C"/>
    <w:rsid w:val="007C0A29"/>
    <w:rsid w:val="007C13EF"/>
    <w:rsid w:val="007C1914"/>
    <w:rsid w:val="007C25A9"/>
    <w:rsid w:val="007C78C3"/>
    <w:rsid w:val="007D0110"/>
    <w:rsid w:val="007D0E50"/>
    <w:rsid w:val="007D1920"/>
    <w:rsid w:val="007D1CB7"/>
    <w:rsid w:val="007D36E2"/>
    <w:rsid w:val="007D4575"/>
    <w:rsid w:val="007D5153"/>
    <w:rsid w:val="007D73A2"/>
    <w:rsid w:val="007E00F7"/>
    <w:rsid w:val="007E148C"/>
    <w:rsid w:val="007E181E"/>
    <w:rsid w:val="007E52D6"/>
    <w:rsid w:val="007E6A91"/>
    <w:rsid w:val="007F0BA1"/>
    <w:rsid w:val="007F2C0C"/>
    <w:rsid w:val="007F3F24"/>
    <w:rsid w:val="007F45B0"/>
    <w:rsid w:val="007F6455"/>
    <w:rsid w:val="007F6574"/>
    <w:rsid w:val="007F6D43"/>
    <w:rsid w:val="008000FC"/>
    <w:rsid w:val="00800C94"/>
    <w:rsid w:val="0080473D"/>
    <w:rsid w:val="008056B8"/>
    <w:rsid w:val="00805E4C"/>
    <w:rsid w:val="00805F1D"/>
    <w:rsid w:val="008070FF"/>
    <w:rsid w:val="0081206C"/>
    <w:rsid w:val="00813311"/>
    <w:rsid w:val="00816238"/>
    <w:rsid w:val="008163EC"/>
    <w:rsid w:val="00816C8D"/>
    <w:rsid w:val="008201D5"/>
    <w:rsid w:val="008215A4"/>
    <w:rsid w:val="00821D96"/>
    <w:rsid w:val="00825F4C"/>
    <w:rsid w:val="0082782A"/>
    <w:rsid w:val="0083043E"/>
    <w:rsid w:val="00832FA7"/>
    <w:rsid w:val="00834493"/>
    <w:rsid w:val="00834F52"/>
    <w:rsid w:val="00835604"/>
    <w:rsid w:val="008361E6"/>
    <w:rsid w:val="00836C0D"/>
    <w:rsid w:val="00837AC2"/>
    <w:rsid w:val="00837B59"/>
    <w:rsid w:val="00842F75"/>
    <w:rsid w:val="00844652"/>
    <w:rsid w:val="0084546A"/>
    <w:rsid w:val="008454A9"/>
    <w:rsid w:val="00847D20"/>
    <w:rsid w:val="00852FDB"/>
    <w:rsid w:val="00853531"/>
    <w:rsid w:val="00854AC7"/>
    <w:rsid w:val="0085521D"/>
    <w:rsid w:val="00856F06"/>
    <w:rsid w:val="008602C7"/>
    <w:rsid w:val="00862310"/>
    <w:rsid w:val="00862756"/>
    <w:rsid w:val="00864C06"/>
    <w:rsid w:val="0086762C"/>
    <w:rsid w:val="00871913"/>
    <w:rsid w:val="00872F48"/>
    <w:rsid w:val="0087373D"/>
    <w:rsid w:val="00873D3C"/>
    <w:rsid w:val="0087420A"/>
    <w:rsid w:val="008746A3"/>
    <w:rsid w:val="00874F7A"/>
    <w:rsid w:val="00875BDF"/>
    <w:rsid w:val="00875E5D"/>
    <w:rsid w:val="0087709E"/>
    <w:rsid w:val="00877314"/>
    <w:rsid w:val="00880148"/>
    <w:rsid w:val="00880F4A"/>
    <w:rsid w:val="008817A7"/>
    <w:rsid w:val="00881E8B"/>
    <w:rsid w:val="00883439"/>
    <w:rsid w:val="008834A0"/>
    <w:rsid w:val="00884487"/>
    <w:rsid w:val="0088491F"/>
    <w:rsid w:val="00885170"/>
    <w:rsid w:val="00890C99"/>
    <w:rsid w:val="00890DB9"/>
    <w:rsid w:val="00892214"/>
    <w:rsid w:val="00892B64"/>
    <w:rsid w:val="00893D6A"/>
    <w:rsid w:val="0089665F"/>
    <w:rsid w:val="00896B8E"/>
    <w:rsid w:val="00897DC2"/>
    <w:rsid w:val="008A2056"/>
    <w:rsid w:val="008A23AC"/>
    <w:rsid w:val="008A3C05"/>
    <w:rsid w:val="008A440D"/>
    <w:rsid w:val="008A4570"/>
    <w:rsid w:val="008A4954"/>
    <w:rsid w:val="008A546F"/>
    <w:rsid w:val="008A5C28"/>
    <w:rsid w:val="008A619D"/>
    <w:rsid w:val="008B050D"/>
    <w:rsid w:val="008B0B15"/>
    <w:rsid w:val="008B0CF2"/>
    <w:rsid w:val="008B1E15"/>
    <w:rsid w:val="008B359C"/>
    <w:rsid w:val="008B3F2F"/>
    <w:rsid w:val="008B4704"/>
    <w:rsid w:val="008C04D2"/>
    <w:rsid w:val="008C0DE0"/>
    <w:rsid w:val="008C1004"/>
    <w:rsid w:val="008C1FA5"/>
    <w:rsid w:val="008C3073"/>
    <w:rsid w:val="008C49AA"/>
    <w:rsid w:val="008C4BCF"/>
    <w:rsid w:val="008C5BD7"/>
    <w:rsid w:val="008C7AA0"/>
    <w:rsid w:val="008D2164"/>
    <w:rsid w:val="008D3C09"/>
    <w:rsid w:val="008D49F9"/>
    <w:rsid w:val="008D4FC0"/>
    <w:rsid w:val="008D5CB8"/>
    <w:rsid w:val="008E068C"/>
    <w:rsid w:val="008E2291"/>
    <w:rsid w:val="008E2746"/>
    <w:rsid w:val="008E3E11"/>
    <w:rsid w:val="008E4AA7"/>
    <w:rsid w:val="008E636C"/>
    <w:rsid w:val="008E6A50"/>
    <w:rsid w:val="008E78E6"/>
    <w:rsid w:val="008F00CF"/>
    <w:rsid w:val="008F3429"/>
    <w:rsid w:val="008F3C95"/>
    <w:rsid w:val="008F3E0F"/>
    <w:rsid w:val="008F3E30"/>
    <w:rsid w:val="008F429D"/>
    <w:rsid w:val="008F68CC"/>
    <w:rsid w:val="008F71F5"/>
    <w:rsid w:val="008F7864"/>
    <w:rsid w:val="009013E5"/>
    <w:rsid w:val="00901E1E"/>
    <w:rsid w:val="00901EF9"/>
    <w:rsid w:val="00901F7D"/>
    <w:rsid w:val="00902451"/>
    <w:rsid w:val="009074FF"/>
    <w:rsid w:val="0090E7FE"/>
    <w:rsid w:val="009110D4"/>
    <w:rsid w:val="009110FD"/>
    <w:rsid w:val="00913E18"/>
    <w:rsid w:val="00920F4D"/>
    <w:rsid w:val="0092143C"/>
    <w:rsid w:val="00921687"/>
    <w:rsid w:val="00922820"/>
    <w:rsid w:val="00922E62"/>
    <w:rsid w:val="00923BF2"/>
    <w:rsid w:val="00926497"/>
    <w:rsid w:val="00927A55"/>
    <w:rsid w:val="00927A7D"/>
    <w:rsid w:val="00927C2D"/>
    <w:rsid w:val="009302FD"/>
    <w:rsid w:val="00931073"/>
    <w:rsid w:val="009333A6"/>
    <w:rsid w:val="009338D7"/>
    <w:rsid w:val="00934806"/>
    <w:rsid w:val="00936774"/>
    <w:rsid w:val="00936F8A"/>
    <w:rsid w:val="009372EE"/>
    <w:rsid w:val="00937604"/>
    <w:rsid w:val="00937FDC"/>
    <w:rsid w:val="00940F5A"/>
    <w:rsid w:val="00941302"/>
    <w:rsid w:val="00941D0F"/>
    <w:rsid w:val="009451CF"/>
    <w:rsid w:val="00946107"/>
    <w:rsid w:val="00946CDB"/>
    <w:rsid w:val="0095049C"/>
    <w:rsid w:val="00951198"/>
    <w:rsid w:val="0095654B"/>
    <w:rsid w:val="00961562"/>
    <w:rsid w:val="009618E0"/>
    <w:rsid w:val="00964C2B"/>
    <w:rsid w:val="00964FAE"/>
    <w:rsid w:val="009669C5"/>
    <w:rsid w:val="00966B30"/>
    <w:rsid w:val="0096764E"/>
    <w:rsid w:val="00967A67"/>
    <w:rsid w:val="00970F2E"/>
    <w:rsid w:val="0097181D"/>
    <w:rsid w:val="00972B22"/>
    <w:rsid w:val="0097433F"/>
    <w:rsid w:val="009749D4"/>
    <w:rsid w:val="0097547B"/>
    <w:rsid w:val="0097574A"/>
    <w:rsid w:val="0097679E"/>
    <w:rsid w:val="00976C43"/>
    <w:rsid w:val="0097725F"/>
    <w:rsid w:val="00980AE2"/>
    <w:rsid w:val="00980D71"/>
    <w:rsid w:val="00981EC1"/>
    <w:rsid w:val="0098270C"/>
    <w:rsid w:val="00991063"/>
    <w:rsid w:val="00991B71"/>
    <w:rsid w:val="009927CB"/>
    <w:rsid w:val="00993321"/>
    <w:rsid w:val="009935B0"/>
    <w:rsid w:val="00994578"/>
    <w:rsid w:val="00995340"/>
    <w:rsid w:val="009A16E2"/>
    <w:rsid w:val="009A2BF2"/>
    <w:rsid w:val="009A4F21"/>
    <w:rsid w:val="009A51A6"/>
    <w:rsid w:val="009A65B9"/>
    <w:rsid w:val="009A6A80"/>
    <w:rsid w:val="009A7B3D"/>
    <w:rsid w:val="009B0743"/>
    <w:rsid w:val="009B10C8"/>
    <w:rsid w:val="009B18BF"/>
    <w:rsid w:val="009B237C"/>
    <w:rsid w:val="009B4F30"/>
    <w:rsid w:val="009B5DD4"/>
    <w:rsid w:val="009C1555"/>
    <w:rsid w:val="009C58D7"/>
    <w:rsid w:val="009CA03E"/>
    <w:rsid w:val="009D134F"/>
    <w:rsid w:val="009D1528"/>
    <w:rsid w:val="009D2E32"/>
    <w:rsid w:val="009D34F8"/>
    <w:rsid w:val="009D3527"/>
    <w:rsid w:val="009D4DCD"/>
    <w:rsid w:val="009E00C7"/>
    <w:rsid w:val="009E0934"/>
    <w:rsid w:val="009E0BA3"/>
    <w:rsid w:val="009E1CC3"/>
    <w:rsid w:val="009E1E9F"/>
    <w:rsid w:val="009E368B"/>
    <w:rsid w:val="009E5E0A"/>
    <w:rsid w:val="009E5F48"/>
    <w:rsid w:val="009E68C3"/>
    <w:rsid w:val="009E6BD3"/>
    <w:rsid w:val="009E6D09"/>
    <w:rsid w:val="009E7702"/>
    <w:rsid w:val="009E7FF4"/>
    <w:rsid w:val="009F0D37"/>
    <w:rsid w:val="009F0DB7"/>
    <w:rsid w:val="009F115C"/>
    <w:rsid w:val="009F4B14"/>
    <w:rsid w:val="009F558C"/>
    <w:rsid w:val="009F5E98"/>
    <w:rsid w:val="009F6E56"/>
    <w:rsid w:val="00A0037C"/>
    <w:rsid w:val="00A025A8"/>
    <w:rsid w:val="00A03532"/>
    <w:rsid w:val="00A05E6E"/>
    <w:rsid w:val="00A07B51"/>
    <w:rsid w:val="00A11E5E"/>
    <w:rsid w:val="00A131B4"/>
    <w:rsid w:val="00A13D83"/>
    <w:rsid w:val="00A15D84"/>
    <w:rsid w:val="00A1786A"/>
    <w:rsid w:val="00A178DA"/>
    <w:rsid w:val="00A20CFA"/>
    <w:rsid w:val="00A2146B"/>
    <w:rsid w:val="00A22282"/>
    <w:rsid w:val="00A22383"/>
    <w:rsid w:val="00A2238E"/>
    <w:rsid w:val="00A2370D"/>
    <w:rsid w:val="00A23B93"/>
    <w:rsid w:val="00A26268"/>
    <w:rsid w:val="00A3090D"/>
    <w:rsid w:val="00A33D22"/>
    <w:rsid w:val="00A3429D"/>
    <w:rsid w:val="00A344DE"/>
    <w:rsid w:val="00A3476C"/>
    <w:rsid w:val="00A37345"/>
    <w:rsid w:val="00A40D99"/>
    <w:rsid w:val="00A43899"/>
    <w:rsid w:val="00A44B1F"/>
    <w:rsid w:val="00A44F36"/>
    <w:rsid w:val="00A51869"/>
    <w:rsid w:val="00A51E53"/>
    <w:rsid w:val="00A52044"/>
    <w:rsid w:val="00A5451E"/>
    <w:rsid w:val="00A554BA"/>
    <w:rsid w:val="00A56B1E"/>
    <w:rsid w:val="00A5745F"/>
    <w:rsid w:val="00A60BC0"/>
    <w:rsid w:val="00A6177A"/>
    <w:rsid w:val="00A63923"/>
    <w:rsid w:val="00A653D1"/>
    <w:rsid w:val="00A66C42"/>
    <w:rsid w:val="00A71506"/>
    <w:rsid w:val="00A73FAA"/>
    <w:rsid w:val="00A7405C"/>
    <w:rsid w:val="00A74BCD"/>
    <w:rsid w:val="00A74C3C"/>
    <w:rsid w:val="00A75519"/>
    <w:rsid w:val="00A77404"/>
    <w:rsid w:val="00A7778F"/>
    <w:rsid w:val="00A80EFF"/>
    <w:rsid w:val="00A82965"/>
    <w:rsid w:val="00A83188"/>
    <w:rsid w:val="00A833C9"/>
    <w:rsid w:val="00A8379E"/>
    <w:rsid w:val="00A8720B"/>
    <w:rsid w:val="00A90F8A"/>
    <w:rsid w:val="00A917DF"/>
    <w:rsid w:val="00A9183C"/>
    <w:rsid w:val="00A91BDF"/>
    <w:rsid w:val="00A92C4F"/>
    <w:rsid w:val="00A9523C"/>
    <w:rsid w:val="00A957F2"/>
    <w:rsid w:val="00A95918"/>
    <w:rsid w:val="00A95D05"/>
    <w:rsid w:val="00A95E55"/>
    <w:rsid w:val="00A9617A"/>
    <w:rsid w:val="00A96E4D"/>
    <w:rsid w:val="00A97D96"/>
    <w:rsid w:val="00AA00F4"/>
    <w:rsid w:val="00AA090D"/>
    <w:rsid w:val="00AA217F"/>
    <w:rsid w:val="00AA27E2"/>
    <w:rsid w:val="00AA39A5"/>
    <w:rsid w:val="00AA3D76"/>
    <w:rsid w:val="00AA5410"/>
    <w:rsid w:val="00AA6587"/>
    <w:rsid w:val="00AA6C15"/>
    <w:rsid w:val="00AA6EBD"/>
    <w:rsid w:val="00AB149D"/>
    <w:rsid w:val="00AB2CEC"/>
    <w:rsid w:val="00AB46FA"/>
    <w:rsid w:val="00AB4DDE"/>
    <w:rsid w:val="00AB5C8E"/>
    <w:rsid w:val="00AB5DD9"/>
    <w:rsid w:val="00AB6EF6"/>
    <w:rsid w:val="00AB7716"/>
    <w:rsid w:val="00AB7809"/>
    <w:rsid w:val="00AC091C"/>
    <w:rsid w:val="00AC3184"/>
    <w:rsid w:val="00AC3649"/>
    <w:rsid w:val="00AC7BD5"/>
    <w:rsid w:val="00AD1833"/>
    <w:rsid w:val="00AD2754"/>
    <w:rsid w:val="00AD315B"/>
    <w:rsid w:val="00AD549C"/>
    <w:rsid w:val="00AD5FC0"/>
    <w:rsid w:val="00AD7E12"/>
    <w:rsid w:val="00AE0827"/>
    <w:rsid w:val="00AE105D"/>
    <w:rsid w:val="00AE160A"/>
    <w:rsid w:val="00AE2AF9"/>
    <w:rsid w:val="00AE3481"/>
    <w:rsid w:val="00AE3905"/>
    <w:rsid w:val="00AE606B"/>
    <w:rsid w:val="00AE7D3A"/>
    <w:rsid w:val="00AF0346"/>
    <w:rsid w:val="00AF068B"/>
    <w:rsid w:val="00AF25F1"/>
    <w:rsid w:val="00AF3184"/>
    <w:rsid w:val="00AF31BB"/>
    <w:rsid w:val="00AF49CD"/>
    <w:rsid w:val="00AF6439"/>
    <w:rsid w:val="00AF7058"/>
    <w:rsid w:val="00AF73EF"/>
    <w:rsid w:val="00B02BAB"/>
    <w:rsid w:val="00B02CE0"/>
    <w:rsid w:val="00B0375D"/>
    <w:rsid w:val="00B056B8"/>
    <w:rsid w:val="00B05A24"/>
    <w:rsid w:val="00B06F6B"/>
    <w:rsid w:val="00B12212"/>
    <w:rsid w:val="00B13113"/>
    <w:rsid w:val="00B13AED"/>
    <w:rsid w:val="00B13B56"/>
    <w:rsid w:val="00B13E17"/>
    <w:rsid w:val="00B15ED3"/>
    <w:rsid w:val="00B165E0"/>
    <w:rsid w:val="00B23E08"/>
    <w:rsid w:val="00B24761"/>
    <w:rsid w:val="00B2533F"/>
    <w:rsid w:val="00B25459"/>
    <w:rsid w:val="00B257E5"/>
    <w:rsid w:val="00B25B54"/>
    <w:rsid w:val="00B3093B"/>
    <w:rsid w:val="00B30B2C"/>
    <w:rsid w:val="00B30D0A"/>
    <w:rsid w:val="00B32415"/>
    <w:rsid w:val="00B32875"/>
    <w:rsid w:val="00B3568D"/>
    <w:rsid w:val="00B40B49"/>
    <w:rsid w:val="00B4165E"/>
    <w:rsid w:val="00B45919"/>
    <w:rsid w:val="00B45CE2"/>
    <w:rsid w:val="00B460EA"/>
    <w:rsid w:val="00B4720F"/>
    <w:rsid w:val="00B4761D"/>
    <w:rsid w:val="00B505C0"/>
    <w:rsid w:val="00B5076C"/>
    <w:rsid w:val="00B51679"/>
    <w:rsid w:val="00B51F3E"/>
    <w:rsid w:val="00B536BA"/>
    <w:rsid w:val="00B56344"/>
    <w:rsid w:val="00B5747A"/>
    <w:rsid w:val="00B60069"/>
    <w:rsid w:val="00B61F54"/>
    <w:rsid w:val="00B62487"/>
    <w:rsid w:val="00B62FEA"/>
    <w:rsid w:val="00B639BE"/>
    <w:rsid w:val="00B639D7"/>
    <w:rsid w:val="00B645A1"/>
    <w:rsid w:val="00B65696"/>
    <w:rsid w:val="00B66A15"/>
    <w:rsid w:val="00B71751"/>
    <w:rsid w:val="00B71790"/>
    <w:rsid w:val="00B7379A"/>
    <w:rsid w:val="00B7533B"/>
    <w:rsid w:val="00B75878"/>
    <w:rsid w:val="00B75FC7"/>
    <w:rsid w:val="00B7755A"/>
    <w:rsid w:val="00B808CA"/>
    <w:rsid w:val="00B819D1"/>
    <w:rsid w:val="00B81EAA"/>
    <w:rsid w:val="00B86BC5"/>
    <w:rsid w:val="00B86CB8"/>
    <w:rsid w:val="00B86F9E"/>
    <w:rsid w:val="00B90E91"/>
    <w:rsid w:val="00B93C00"/>
    <w:rsid w:val="00B94E71"/>
    <w:rsid w:val="00B9629E"/>
    <w:rsid w:val="00B973BF"/>
    <w:rsid w:val="00B97A4B"/>
    <w:rsid w:val="00B97BBF"/>
    <w:rsid w:val="00B97CB2"/>
    <w:rsid w:val="00B97DB3"/>
    <w:rsid w:val="00BA0AB8"/>
    <w:rsid w:val="00BA0EAD"/>
    <w:rsid w:val="00BA2138"/>
    <w:rsid w:val="00BA283B"/>
    <w:rsid w:val="00BA31D3"/>
    <w:rsid w:val="00BA37BE"/>
    <w:rsid w:val="00BA3C0A"/>
    <w:rsid w:val="00BA5AB5"/>
    <w:rsid w:val="00BB127E"/>
    <w:rsid w:val="00BB298B"/>
    <w:rsid w:val="00BB2F71"/>
    <w:rsid w:val="00BB3A34"/>
    <w:rsid w:val="00BB486A"/>
    <w:rsid w:val="00BB4D0E"/>
    <w:rsid w:val="00BB4D36"/>
    <w:rsid w:val="00BB52E7"/>
    <w:rsid w:val="00BB54CA"/>
    <w:rsid w:val="00BB6429"/>
    <w:rsid w:val="00BB7DFC"/>
    <w:rsid w:val="00BC7F44"/>
    <w:rsid w:val="00BD0FE9"/>
    <w:rsid w:val="00BD17F6"/>
    <w:rsid w:val="00BD230D"/>
    <w:rsid w:val="00BD4F7E"/>
    <w:rsid w:val="00BD53D0"/>
    <w:rsid w:val="00BD63BD"/>
    <w:rsid w:val="00BE1125"/>
    <w:rsid w:val="00BE35A1"/>
    <w:rsid w:val="00BE38B0"/>
    <w:rsid w:val="00BE4401"/>
    <w:rsid w:val="00BE4503"/>
    <w:rsid w:val="00BE500E"/>
    <w:rsid w:val="00BE74C6"/>
    <w:rsid w:val="00BF01D8"/>
    <w:rsid w:val="00BF1521"/>
    <w:rsid w:val="00BF1B0C"/>
    <w:rsid w:val="00BF257D"/>
    <w:rsid w:val="00BF2DBB"/>
    <w:rsid w:val="00BF3102"/>
    <w:rsid w:val="00BF3255"/>
    <w:rsid w:val="00BF3D8B"/>
    <w:rsid w:val="00BF42CB"/>
    <w:rsid w:val="00BF5744"/>
    <w:rsid w:val="00BF6929"/>
    <w:rsid w:val="00BF7C4A"/>
    <w:rsid w:val="00C037B6"/>
    <w:rsid w:val="00C03B4B"/>
    <w:rsid w:val="00C03EB0"/>
    <w:rsid w:val="00C04536"/>
    <w:rsid w:val="00C04C98"/>
    <w:rsid w:val="00C04FD1"/>
    <w:rsid w:val="00C06C5A"/>
    <w:rsid w:val="00C10AEE"/>
    <w:rsid w:val="00C11DE2"/>
    <w:rsid w:val="00C1492F"/>
    <w:rsid w:val="00C15E62"/>
    <w:rsid w:val="00C17C7A"/>
    <w:rsid w:val="00C20A50"/>
    <w:rsid w:val="00C259CE"/>
    <w:rsid w:val="00C305DF"/>
    <w:rsid w:val="00C315D2"/>
    <w:rsid w:val="00C31859"/>
    <w:rsid w:val="00C32FA9"/>
    <w:rsid w:val="00C33358"/>
    <w:rsid w:val="00C34B85"/>
    <w:rsid w:val="00C34FB4"/>
    <w:rsid w:val="00C350BA"/>
    <w:rsid w:val="00C35B56"/>
    <w:rsid w:val="00C40DB1"/>
    <w:rsid w:val="00C4212F"/>
    <w:rsid w:val="00C4311B"/>
    <w:rsid w:val="00C45DB4"/>
    <w:rsid w:val="00C469AE"/>
    <w:rsid w:val="00C46C22"/>
    <w:rsid w:val="00C47BAD"/>
    <w:rsid w:val="00C47E80"/>
    <w:rsid w:val="00C50540"/>
    <w:rsid w:val="00C5208B"/>
    <w:rsid w:val="00C52EBF"/>
    <w:rsid w:val="00C560C8"/>
    <w:rsid w:val="00C57E42"/>
    <w:rsid w:val="00C607E6"/>
    <w:rsid w:val="00C6280A"/>
    <w:rsid w:val="00C62833"/>
    <w:rsid w:val="00C62899"/>
    <w:rsid w:val="00C634C3"/>
    <w:rsid w:val="00C63B0E"/>
    <w:rsid w:val="00C65865"/>
    <w:rsid w:val="00C65CB1"/>
    <w:rsid w:val="00C6633C"/>
    <w:rsid w:val="00C67517"/>
    <w:rsid w:val="00C677A7"/>
    <w:rsid w:val="00C72194"/>
    <w:rsid w:val="00C72A75"/>
    <w:rsid w:val="00C73763"/>
    <w:rsid w:val="00C747ED"/>
    <w:rsid w:val="00C76575"/>
    <w:rsid w:val="00C8133A"/>
    <w:rsid w:val="00C819D5"/>
    <w:rsid w:val="00C82F61"/>
    <w:rsid w:val="00C83E47"/>
    <w:rsid w:val="00C84CF6"/>
    <w:rsid w:val="00C90A4E"/>
    <w:rsid w:val="00C91A1D"/>
    <w:rsid w:val="00C92628"/>
    <w:rsid w:val="00C92AFE"/>
    <w:rsid w:val="00C95506"/>
    <w:rsid w:val="00C95F1C"/>
    <w:rsid w:val="00C97160"/>
    <w:rsid w:val="00CA07A0"/>
    <w:rsid w:val="00CA11F3"/>
    <w:rsid w:val="00CA2046"/>
    <w:rsid w:val="00CA49DB"/>
    <w:rsid w:val="00CA509F"/>
    <w:rsid w:val="00CB2387"/>
    <w:rsid w:val="00CB2931"/>
    <w:rsid w:val="00CB2EB9"/>
    <w:rsid w:val="00CB3DB8"/>
    <w:rsid w:val="00CB7291"/>
    <w:rsid w:val="00CB73EF"/>
    <w:rsid w:val="00CB7D05"/>
    <w:rsid w:val="00CC5227"/>
    <w:rsid w:val="00CC5698"/>
    <w:rsid w:val="00CD11E4"/>
    <w:rsid w:val="00CD2A68"/>
    <w:rsid w:val="00CD30FB"/>
    <w:rsid w:val="00CD32F9"/>
    <w:rsid w:val="00CD3D29"/>
    <w:rsid w:val="00CD48E9"/>
    <w:rsid w:val="00CD4E54"/>
    <w:rsid w:val="00CD6341"/>
    <w:rsid w:val="00CE4B3D"/>
    <w:rsid w:val="00CE62ED"/>
    <w:rsid w:val="00CE7B1D"/>
    <w:rsid w:val="00CF035F"/>
    <w:rsid w:val="00CF0E48"/>
    <w:rsid w:val="00CF444A"/>
    <w:rsid w:val="00CF61AC"/>
    <w:rsid w:val="00D01CC1"/>
    <w:rsid w:val="00D020DB"/>
    <w:rsid w:val="00D04BB9"/>
    <w:rsid w:val="00D04E1F"/>
    <w:rsid w:val="00D0510E"/>
    <w:rsid w:val="00D13110"/>
    <w:rsid w:val="00D140F4"/>
    <w:rsid w:val="00D14418"/>
    <w:rsid w:val="00D14BBA"/>
    <w:rsid w:val="00D16790"/>
    <w:rsid w:val="00D170DF"/>
    <w:rsid w:val="00D1732B"/>
    <w:rsid w:val="00D2077F"/>
    <w:rsid w:val="00D223A5"/>
    <w:rsid w:val="00D226B3"/>
    <w:rsid w:val="00D227B4"/>
    <w:rsid w:val="00D22A8B"/>
    <w:rsid w:val="00D23966"/>
    <w:rsid w:val="00D255F8"/>
    <w:rsid w:val="00D30CB0"/>
    <w:rsid w:val="00D30EDA"/>
    <w:rsid w:val="00D33473"/>
    <w:rsid w:val="00D3484B"/>
    <w:rsid w:val="00D34B0C"/>
    <w:rsid w:val="00D35835"/>
    <w:rsid w:val="00D359AF"/>
    <w:rsid w:val="00D37AE1"/>
    <w:rsid w:val="00D40FC0"/>
    <w:rsid w:val="00D41CBB"/>
    <w:rsid w:val="00D41D1E"/>
    <w:rsid w:val="00D4203C"/>
    <w:rsid w:val="00D42493"/>
    <w:rsid w:val="00D426C6"/>
    <w:rsid w:val="00D457D4"/>
    <w:rsid w:val="00D45892"/>
    <w:rsid w:val="00D4624B"/>
    <w:rsid w:val="00D46D64"/>
    <w:rsid w:val="00D47BC4"/>
    <w:rsid w:val="00D504D2"/>
    <w:rsid w:val="00D506D0"/>
    <w:rsid w:val="00D50F91"/>
    <w:rsid w:val="00D51262"/>
    <w:rsid w:val="00D52FC8"/>
    <w:rsid w:val="00D54432"/>
    <w:rsid w:val="00D54CFF"/>
    <w:rsid w:val="00D54E66"/>
    <w:rsid w:val="00D5773B"/>
    <w:rsid w:val="00D61BB9"/>
    <w:rsid w:val="00D63279"/>
    <w:rsid w:val="00D635F4"/>
    <w:rsid w:val="00D65DA8"/>
    <w:rsid w:val="00D66528"/>
    <w:rsid w:val="00D67064"/>
    <w:rsid w:val="00D7055A"/>
    <w:rsid w:val="00D728F4"/>
    <w:rsid w:val="00D72966"/>
    <w:rsid w:val="00D737BB"/>
    <w:rsid w:val="00D75E18"/>
    <w:rsid w:val="00D7731A"/>
    <w:rsid w:val="00D7748B"/>
    <w:rsid w:val="00D7775D"/>
    <w:rsid w:val="00D83EFB"/>
    <w:rsid w:val="00D84170"/>
    <w:rsid w:val="00D846AC"/>
    <w:rsid w:val="00D8597A"/>
    <w:rsid w:val="00D85F40"/>
    <w:rsid w:val="00D86897"/>
    <w:rsid w:val="00D868B3"/>
    <w:rsid w:val="00D86960"/>
    <w:rsid w:val="00D875A1"/>
    <w:rsid w:val="00D90171"/>
    <w:rsid w:val="00D90DA4"/>
    <w:rsid w:val="00D919E5"/>
    <w:rsid w:val="00D97721"/>
    <w:rsid w:val="00D9799D"/>
    <w:rsid w:val="00DA0358"/>
    <w:rsid w:val="00DA10E0"/>
    <w:rsid w:val="00DA1241"/>
    <w:rsid w:val="00DA2DF7"/>
    <w:rsid w:val="00DA2E01"/>
    <w:rsid w:val="00DA2FCF"/>
    <w:rsid w:val="00DA3423"/>
    <w:rsid w:val="00DA78CB"/>
    <w:rsid w:val="00DA7A31"/>
    <w:rsid w:val="00DB052F"/>
    <w:rsid w:val="00DB1D65"/>
    <w:rsid w:val="00DB204E"/>
    <w:rsid w:val="00DB6B08"/>
    <w:rsid w:val="00DB765E"/>
    <w:rsid w:val="00DB7984"/>
    <w:rsid w:val="00DB7A48"/>
    <w:rsid w:val="00DC6BB9"/>
    <w:rsid w:val="00DC715A"/>
    <w:rsid w:val="00DC724A"/>
    <w:rsid w:val="00DC79A6"/>
    <w:rsid w:val="00DD23E4"/>
    <w:rsid w:val="00DD2A27"/>
    <w:rsid w:val="00DD2E66"/>
    <w:rsid w:val="00DD3BEE"/>
    <w:rsid w:val="00DE0DBA"/>
    <w:rsid w:val="00DE17A7"/>
    <w:rsid w:val="00DE1EEF"/>
    <w:rsid w:val="00DE28AD"/>
    <w:rsid w:val="00DE2C22"/>
    <w:rsid w:val="00DE58B6"/>
    <w:rsid w:val="00DE61B2"/>
    <w:rsid w:val="00DE79B2"/>
    <w:rsid w:val="00DF09F3"/>
    <w:rsid w:val="00DF1442"/>
    <w:rsid w:val="00DF41AE"/>
    <w:rsid w:val="00DF6171"/>
    <w:rsid w:val="00DF630D"/>
    <w:rsid w:val="00DF780D"/>
    <w:rsid w:val="00E0048F"/>
    <w:rsid w:val="00E0355E"/>
    <w:rsid w:val="00E0367E"/>
    <w:rsid w:val="00E06F52"/>
    <w:rsid w:val="00E07F8B"/>
    <w:rsid w:val="00E119BE"/>
    <w:rsid w:val="00E13FCE"/>
    <w:rsid w:val="00E14D32"/>
    <w:rsid w:val="00E15DBE"/>
    <w:rsid w:val="00E162E6"/>
    <w:rsid w:val="00E17998"/>
    <w:rsid w:val="00E203E6"/>
    <w:rsid w:val="00E207E6"/>
    <w:rsid w:val="00E22F29"/>
    <w:rsid w:val="00E2653A"/>
    <w:rsid w:val="00E26B5D"/>
    <w:rsid w:val="00E301A8"/>
    <w:rsid w:val="00E30722"/>
    <w:rsid w:val="00E3284D"/>
    <w:rsid w:val="00E32A03"/>
    <w:rsid w:val="00E32AEB"/>
    <w:rsid w:val="00E36F16"/>
    <w:rsid w:val="00E40B1B"/>
    <w:rsid w:val="00E41576"/>
    <w:rsid w:val="00E42469"/>
    <w:rsid w:val="00E44C4A"/>
    <w:rsid w:val="00E450D0"/>
    <w:rsid w:val="00E4551F"/>
    <w:rsid w:val="00E4725C"/>
    <w:rsid w:val="00E50525"/>
    <w:rsid w:val="00E513EC"/>
    <w:rsid w:val="00E5142B"/>
    <w:rsid w:val="00E529DA"/>
    <w:rsid w:val="00E52D1A"/>
    <w:rsid w:val="00E52EDF"/>
    <w:rsid w:val="00E536D1"/>
    <w:rsid w:val="00E55CA5"/>
    <w:rsid w:val="00E57D1A"/>
    <w:rsid w:val="00E60F21"/>
    <w:rsid w:val="00E62B7B"/>
    <w:rsid w:val="00E643AF"/>
    <w:rsid w:val="00E6547F"/>
    <w:rsid w:val="00E6E87B"/>
    <w:rsid w:val="00E7151F"/>
    <w:rsid w:val="00E71DC0"/>
    <w:rsid w:val="00E726BF"/>
    <w:rsid w:val="00E73882"/>
    <w:rsid w:val="00E74B3E"/>
    <w:rsid w:val="00E7510F"/>
    <w:rsid w:val="00E7755F"/>
    <w:rsid w:val="00E82959"/>
    <w:rsid w:val="00E83902"/>
    <w:rsid w:val="00E8528C"/>
    <w:rsid w:val="00E85407"/>
    <w:rsid w:val="00E85C81"/>
    <w:rsid w:val="00E85CC4"/>
    <w:rsid w:val="00E8649E"/>
    <w:rsid w:val="00E87910"/>
    <w:rsid w:val="00E91167"/>
    <w:rsid w:val="00E925D2"/>
    <w:rsid w:val="00E926C1"/>
    <w:rsid w:val="00E93DF0"/>
    <w:rsid w:val="00E94DE8"/>
    <w:rsid w:val="00E96735"/>
    <w:rsid w:val="00EA0238"/>
    <w:rsid w:val="00EA0612"/>
    <w:rsid w:val="00EA2BF1"/>
    <w:rsid w:val="00EA2FEF"/>
    <w:rsid w:val="00EA3450"/>
    <w:rsid w:val="00EA3DB9"/>
    <w:rsid w:val="00EA4393"/>
    <w:rsid w:val="00EA51CD"/>
    <w:rsid w:val="00EA58F7"/>
    <w:rsid w:val="00EB02D0"/>
    <w:rsid w:val="00EB0423"/>
    <w:rsid w:val="00EB0E70"/>
    <w:rsid w:val="00EB14E5"/>
    <w:rsid w:val="00EB2103"/>
    <w:rsid w:val="00EB2B89"/>
    <w:rsid w:val="00EB430E"/>
    <w:rsid w:val="00EB67E0"/>
    <w:rsid w:val="00EC29B7"/>
    <w:rsid w:val="00EC2E35"/>
    <w:rsid w:val="00EC32B6"/>
    <w:rsid w:val="00EC34B9"/>
    <w:rsid w:val="00EC4ED3"/>
    <w:rsid w:val="00EC62E5"/>
    <w:rsid w:val="00EC724A"/>
    <w:rsid w:val="00EC7832"/>
    <w:rsid w:val="00ED2244"/>
    <w:rsid w:val="00ED423A"/>
    <w:rsid w:val="00ED4C98"/>
    <w:rsid w:val="00ED56D8"/>
    <w:rsid w:val="00ED66EF"/>
    <w:rsid w:val="00ED6917"/>
    <w:rsid w:val="00EE0EBA"/>
    <w:rsid w:val="00EE208C"/>
    <w:rsid w:val="00EE2120"/>
    <w:rsid w:val="00EE29B1"/>
    <w:rsid w:val="00EE2C25"/>
    <w:rsid w:val="00EE3F26"/>
    <w:rsid w:val="00EE5E92"/>
    <w:rsid w:val="00EE71DA"/>
    <w:rsid w:val="00EF1B7D"/>
    <w:rsid w:val="00EF1E9D"/>
    <w:rsid w:val="00EF1FBC"/>
    <w:rsid w:val="00EF25B1"/>
    <w:rsid w:val="00EF5A2A"/>
    <w:rsid w:val="00EF64E9"/>
    <w:rsid w:val="00F00F5F"/>
    <w:rsid w:val="00F0153E"/>
    <w:rsid w:val="00F01E19"/>
    <w:rsid w:val="00F123AC"/>
    <w:rsid w:val="00F13106"/>
    <w:rsid w:val="00F13362"/>
    <w:rsid w:val="00F145E8"/>
    <w:rsid w:val="00F1484E"/>
    <w:rsid w:val="00F1568C"/>
    <w:rsid w:val="00F15795"/>
    <w:rsid w:val="00F158AC"/>
    <w:rsid w:val="00F17191"/>
    <w:rsid w:val="00F2041E"/>
    <w:rsid w:val="00F20D1B"/>
    <w:rsid w:val="00F20ECE"/>
    <w:rsid w:val="00F21342"/>
    <w:rsid w:val="00F23B07"/>
    <w:rsid w:val="00F24BDD"/>
    <w:rsid w:val="00F26BE1"/>
    <w:rsid w:val="00F279D6"/>
    <w:rsid w:val="00F31502"/>
    <w:rsid w:val="00F40026"/>
    <w:rsid w:val="00F41658"/>
    <w:rsid w:val="00F41CFC"/>
    <w:rsid w:val="00F43138"/>
    <w:rsid w:val="00F50267"/>
    <w:rsid w:val="00F52758"/>
    <w:rsid w:val="00F54C0E"/>
    <w:rsid w:val="00F575F5"/>
    <w:rsid w:val="00F57D51"/>
    <w:rsid w:val="00F57F88"/>
    <w:rsid w:val="00F60539"/>
    <w:rsid w:val="00F60CF6"/>
    <w:rsid w:val="00F61EDA"/>
    <w:rsid w:val="00F6283E"/>
    <w:rsid w:val="00F62CF5"/>
    <w:rsid w:val="00F6573C"/>
    <w:rsid w:val="00F7052A"/>
    <w:rsid w:val="00F71D88"/>
    <w:rsid w:val="00F83195"/>
    <w:rsid w:val="00F835D6"/>
    <w:rsid w:val="00F83869"/>
    <w:rsid w:val="00F846EA"/>
    <w:rsid w:val="00F84F1E"/>
    <w:rsid w:val="00F8580A"/>
    <w:rsid w:val="00F85DD9"/>
    <w:rsid w:val="00F8635B"/>
    <w:rsid w:val="00F86A6D"/>
    <w:rsid w:val="00F872FA"/>
    <w:rsid w:val="00F8740C"/>
    <w:rsid w:val="00F87C54"/>
    <w:rsid w:val="00F922DA"/>
    <w:rsid w:val="00F926AF"/>
    <w:rsid w:val="00F92E86"/>
    <w:rsid w:val="00F94F7E"/>
    <w:rsid w:val="00F964BA"/>
    <w:rsid w:val="00F97B08"/>
    <w:rsid w:val="00FA0112"/>
    <w:rsid w:val="00FA0B58"/>
    <w:rsid w:val="00FA310D"/>
    <w:rsid w:val="00FA3284"/>
    <w:rsid w:val="00FA5869"/>
    <w:rsid w:val="00FA65D8"/>
    <w:rsid w:val="00FA6FAF"/>
    <w:rsid w:val="00FA7882"/>
    <w:rsid w:val="00FB1D84"/>
    <w:rsid w:val="00FB1FA7"/>
    <w:rsid w:val="00FB2220"/>
    <w:rsid w:val="00FB40B0"/>
    <w:rsid w:val="00FB7F68"/>
    <w:rsid w:val="00FC0323"/>
    <w:rsid w:val="00FC08E7"/>
    <w:rsid w:val="00FC0A90"/>
    <w:rsid w:val="00FC0E21"/>
    <w:rsid w:val="00FC181F"/>
    <w:rsid w:val="00FC2B87"/>
    <w:rsid w:val="00FC5408"/>
    <w:rsid w:val="00FC60C1"/>
    <w:rsid w:val="00FC6F6E"/>
    <w:rsid w:val="00FD015B"/>
    <w:rsid w:val="00FD3036"/>
    <w:rsid w:val="00FD58AD"/>
    <w:rsid w:val="00FD7FC3"/>
    <w:rsid w:val="00FE0557"/>
    <w:rsid w:val="00FE105C"/>
    <w:rsid w:val="00FE1676"/>
    <w:rsid w:val="00FE18B1"/>
    <w:rsid w:val="00FE194E"/>
    <w:rsid w:val="00FE2B6F"/>
    <w:rsid w:val="00FE2E1F"/>
    <w:rsid w:val="00FE3A5F"/>
    <w:rsid w:val="00FE4100"/>
    <w:rsid w:val="00FE4BCE"/>
    <w:rsid w:val="00FE4C7B"/>
    <w:rsid w:val="00FE5622"/>
    <w:rsid w:val="00FE731E"/>
    <w:rsid w:val="00FF10E5"/>
    <w:rsid w:val="00FF239F"/>
    <w:rsid w:val="00FF2502"/>
    <w:rsid w:val="00FF2831"/>
    <w:rsid w:val="00FF60DC"/>
    <w:rsid w:val="00FF6390"/>
    <w:rsid w:val="00FF790E"/>
    <w:rsid w:val="01009121"/>
    <w:rsid w:val="0102AFA5"/>
    <w:rsid w:val="010756FD"/>
    <w:rsid w:val="01092033"/>
    <w:rsid w:val="010E3AD7"/>
    <w:rsid w:val="0129F7DC"/>
    <w:rsid w:val="013E1171"/>
    <w:rsid w:val="01852A15"/>
    <w:rsid w:val="01876D1C"/>
    <w:rsid w:val="018F5642"/>
    <w:rsid w:val="01A8856B"/>
    <w:rsid w:val="01AA8C0D"/>
    <w:rsid w:val="01B06ABA"/>
    <w:rsid w:val="01C024E5"/>
    <w:rsid w:val="01C8D83E"/>
    <w:rsid w:val="01CD8470"/>
    <w:rsid w:val="01EF967E"/>
    <w:rsid w:val="02404CE0"/>
    <w:rsid w:val="024433A6"/>
    <w:rsid w:val="02599D5D"/>
    <w:rsid w:val="025AB976"/>
    <w:rsid w:val="02709FFC"/>
    <w:rsid w:val="02856BEF"/>
    <w:rsid w:val="0291875A"/>
    <w:rsid w:val="02AC731E"/>
    <w:rsid w:val="02B2E962"/>
    <w:rsid w:val="02BF1C54"/>
    <w:rsid w:val="02C2243B"/>
    <w:rsid w:val="02D97653"/>
    <w:rsid w:val="02D9CCB5"/>
    <w:rsid w:val="02E31B79"/>
    <w:rsid w:val="02E491F2"/>
    <w:rsid w:val="02F40739"/>
    <w:rsid w:val="02F50E13"/>
    <w:rsid w:val="02F92698"/>
    <w:rsid w:val="0300CD65"/>
    <w:rsid w:val="0315B2C1"/>
    <w:rsid w:val="0323C7FF"/>
    <w:rsid w:val="033110C5"/>
    <w:rsid w:val="03366A23"/>
    <w:rsid w:val="03368A40"/>
    <w:rsid w:val="034479FF"/>
    <w:rsid w:val="03481C9E"/>
    <w:rsid w:val="03709F4C"/>
    <w:rsid w:val="03721F2F"/>
    <w:rsid w:val="03786849"/>
    <w:rsid w:val="0380E8A1"/>
    <w:rsid w:val="03922332"/>
    <w:rsid w:val="039918F7"/>
    <w:rsid w:val="03BFCF70"/>
    <w:rsid w:val="03C0781E"/>
    <w:rsid w:val="03D757CB"/>
    <w:rsid w:val="03E29B1E"/>
    <w:rsid w:val="03E29E55"/>
    <w:rsid w:val="03FB2287"/>
    <w:rsid w:val="04055CFF"/>
    <w:rsid w:val="04088AD4"/>
    <w:rsid w:val="04131720"/>
    <w:rsid w:val="0414EB03"/>
    <w:rsid w:val="04298E7D"/>
    <w:rsid w:val="0436DDE8"/>
    <w:rsid w:val="045F85F8"/>
    <w:rsid w:val="047BBB85"/>
    <w:rsid w:val="048FB45C"/>
    <w:rsid w:val="04AB41A3"/>
    <w:rsid w:val="04B9B692"/>
    <w:rsid w:val="04BB40AD"/>
    <w:rsid w:val="04BDA554"/>
    <w:rsid w:val="04BE4762"/>
    <w:rsid w:val="04DE4ECE"/>
    <w:rsid w:val="04E785DA"/>
    <w:rsid w:val="04E786EF"/>
    <w:rsid w:val="04EA319C"/>
    <w:rsid w:val="04F7AAD3"/>
    <w:rsid w:val="04F867B7"/>
    <w:rsid w:val="050FCC61"/>
    <w:rsid w:val="05148FF2"/>
    <w:rsid w:val="051812EE"/>
    <w:rsid w:val="05216DC1"/>
    <w:rsid w:val="0527C5CE"/>
    <w:rsid w:val="05293EB2"/>
    <w:rsid w:val="052EE9A7"/>
    <w:rsid w:val="053EA2C6"/>
    <w:rsid w:val="0540EA7B"/>
    <w:rsid w:val="05547C3A"/>
    <w:rsid w:val="056905FA"/>
    <w:rsid w:val="057DCA8B"/>
    <w:rsid w:val="0584BE96"/>
    <w:rsid w:val="0585AE99"/>
    <w:rsid w:val="0596F2E8"/>
    <w:rsid w:val="05ABB293"/>
    <w:rsid w:val="05ACDEAB"/>
    <w:rsid w:val="05B776BB"/>
    <w:rsid w:val="05D07846"/>
    <w:rsid w:val="05D2AE49"/>
    <w:rsid w:val="05E0822B"/>
    <w:rsid w:val="05E2B5A6"/>
    <w:rsid w:val="05EF99D9"/>
    <w:rsid w:val="05F28D55"/>
    <w:rsid w:val="060EE43C"/>
    <w:rsid w:val="06220317"/>
    <w:rsid w:val="062328C6"/>
    <w:rsid w:val="0629E1B6"/>
    <w:rsid w:val="062FD85B"/>
    <w:rsid w:val="0639FA04"/>
    <w:rsid w:val="0649EADF"/>
    <w:rsid w:val="06591F0A"/>
    <w:rsid w:val="067F7071"/>
    <w:rsid w:val="0682C855"/>
    <w:rsid w:val="06858CF7"/>
    <w:rsid w:val="0699B272"/>
    <w:rsid w:val="06AD6F8A"/>
    <w:rsid w:val="06B084E1"/>
    <w:rsid w:val="06B74558"/>
    <w:rsid w:val="06CDF705"/>
    <w:rsid w:val="06DF0033"/>
    <w:rsid w:val="06F38FF1"/>
    <w:rsid w:val="07199AEC"/>
    <w:rsid w:val="074782F4"/>
    <w:rsid w:val="075958D6"/>
    <w:rsid w:val="077E52B0"/>
    <w:rsid w:val="079D1036"/>
    <w:rsid w:val="079FD5F0"/>
    <w:rsid w:val="07A08ACD"/>
    <w:rsid w:val="07A7EB9B"/>
    <w:rsid w:val="07B49E7E"/>
    <w:rsid w:val="07CAC6EB"/>
    <w:rsid w:val="07D53843"/>
    <w:rsid w:val="07DB6B65"/>
    <w:rsid w:val="081889DE"/>
    <w:rsid w:val="081B07FB"/>
    <w:rsid w:val="0829F786"/>
    <w:rsid w:val="08374042"/>
    <w:rsid w:val="0838FCB6"/>
    <w:rsid w:val="085B1855"/>
    <w:rsid w:val="086A5B74"/>
    <w:rsid w:val="086B78F3"/>
    <w:rsid w:val="086EE1FC"/>
    <w:rsid w:val="0872CE44"/>
    <w:rsid w:val="08816ACB"/>
    <w:rsid w:val="0890DE9D"/>
    <w:rsid w:val="08B56B4D"/>
    <w:rsid w:val="08E35355"/>
    <w:rsid w:val="08E41EBE"/>
    <w:rsid w:val="08E76EAB"/>
    <w:rsid w:val="08E9C629"/>
    <w:rsid w:val="08EE76D5"/>
    <w:rsid w:val="08F0369D"/>
    <w:rsid w:val="08F75382"/>
    <w:rsid w:val="09005D69"/>
    <w:rsid w:val="09234AF8"/>
    <w:rsid w:val="09406B09"/>
    <w:rsid w:val="0947853A"/>
    <w:rsid w:val="094A8E1C"/>
    <w:rsid w:val="0964653C"/>
    <w:rsid w:val="0967C8F1"/>
    <w:rsid w:val="097EAED6"/>
    <w:rsid w:val="098687DC"/>
    <w:rsid w:val="09A544B7"/>
    <w:rsid w:val="09B3F270"/>
    <w:rsid w:val="09CEA5F9"/>
    <w:rsid w:val="09E29C4F"/>
    <w:rsid w:val="09EAE20E"/>
    <w:rsid w:val="09FCB6DA"/>
    <w:rsid w:val="0A0C8FC0"/>
    <w:rsid w:val="0A2C6C99"/>
    <w:rsid w:val="0A2FD8FD"/>
    <w:rsid w:val="0A3827FE"/>
    <w:rsid w:val="0A3C0CBD"/>
    <w:rsid w:val="0A45D001"/>
    <w:rsid w:val="0A5E4E6B"/>
    <w:rsid w:val="0A658D53"/>
    <w:rsid w:val="0A6601B7"/>
    <w:rsid w:val="0A6BBE52"/>
    <w:rsid w:val="0A75F567"/>
    <w:rsid w:val="0A8EB76C"/>
    <w:rsid w:val="0A9C5EDC"/>
    <w:rsid w:val="0AB0729C"/>
    <w:rsid w:val="0AD3AE5B"/>
    <w:rsid w:val="0B21FF47"/>
    <w:rsid w:val="0B27B352"/>
    <w:rsid w:val="0B28A762"/>
    <w:rsid w:val="0B2EA95B"/>
    <w:rsid w:val="0B310DF6"/>
    <w:rsid w:val="0B386E7A"/>
    <w:rsid w:val="0B4135E9"/>
    <w:rsid w:val="0B519D5F"/>
    <w:rsid w:val="0B66FE45"/>
    <w:rsid w:val="0B7D0E60"/>
    <w:rsid w:val="0B8FE886"/>
    <w:rsid w:val="0B968A06"/>
    <w:rsid w:val="0BCAC2EF"/>
    <w:rsid w:val="0BD919C9"/>
    <w:rsid w:val="0BDAB2BD"/>
    <w:rsid w:val="0BE23CE5"/>
    <w:rsid w:val="0C0E066C"/>
    <w:rsid w:val="0C106EE4"/>
    <w:rsid w:val="0C2F3CF4"/>
    <w:rsid w:val="0C39CA66"/>
    <w:rsid w:val="0C3E1C01"/>
    <w:rsid w:val="0C45C8BE"/>
    <w:rsid w:val="0C4DE64C"/>
    <w:rsid w:val="0C4FC3AF"/>
    <w:rsid w:val="0C629DE0"/>
    <w:rsid w:val="0C68C121"/>
    <w:rsid w:val="0C6B05FB"/>
    <w:rsid w:val="0C77DB81"/>
    <w:rsid w:val="0C7E628A"/>
    <w:rsid w:val="0CB475AB"/>
    <w:rsid w:val="0CB57C27"/>
    <w:rsid w:val="0CB899AA"/>
    <w:rsid w:val="0CBC79FC"/>
    <w:rsid w:val="0CD4C04A"/>
    <w:rsid w:val="0D156216"/>
    <w:rsid w:val="0D356FB4"/>
    <w:rsid w:val="0D40BAC2"/>
    <w:rsid w:val="0D6BF883"/>
    <w:rsid w:val="0D6C4D01"/>
    <w:rsid w:val="0D77BDA9"/>
    <w:rsid w:val="0D7CA67A"/>
    <w:rsid w:val="0D84E27C"/>
    <w:rsid w:val="0D8BC7A0"/>
    <w:rsid w:val="0D9B1FC7"/>
    <w:rsid w:val="0D9ECAF9"/>
    <w:rsid w:val="0DA305A0"/>
    <w:rsid w:val="0DB970AF"/>
    <w:rsid w:val="0DD29FEF"/>
    <w:rsid w:val="0DF11C6A"/>
    <w:rsid w:val="0E019F24"/>
    <w:rsid w:val="0E156553"/>
    <w:rsid w:val="0E289AC7"/>
    <w:rsid w:val="0E368F9E"/>
    <w:rsid w:val="0E388105"/>
    <w:rsid w:val="0E489EE1"/>
    <w:rsid w:val="0E558495"/>
    <w:rsid w:val="0E57531E"/>
    <w:rsid w:val="0E80F88C"/>
    <w:rsid w:val="0E819E5F"/>
    <w:rsid w:val="0E9555D1"/>
    <w:rsid w:val="0E9912DF"/>
    <w:rsid w:val="0E9F91FE"/>
    <w:rsid w:val="0EBF2541"/>
    <w:rsid w:val="0EC43256"/>
    <w:rsid w:val="0ED90829"/>
    <w:rsid w:val="0F01035F"/>
    <w:rsid w:val="0F03B1A7"/>
    <w:rsid w:val="0F5B2871"/>
    <w:rsid w:val="0F75FEAF"/>
    <w:rsid w:val="0F975234"/>
    <w:rsid w:val="0F9B7BA7"/>
    <w:rsid w:val="0FA72589"/>
    <w:rsid w:val="0FAB30BB"/>
    <w:rsid w:val="0FBCE3D5"/>
    <w:rsid w:val="0FC3027F"/>
    <w:rsid w:val="0FC5B909"/>
    <w:rsid w:val="0FCC7D27"/>
    <w:rsid w:val="0FDC3B3F"/>
    <w:rsid w:val="0FEAD1F9"/>
    <w:rsid w:val="0FEFAFD4"/>
    <w:rsid w:val="0FF154F6"/>
    <w:rsid w:val="0FF5D4A5"/>
    <w:rsid w:val="0FFE6253"/>
    <w:rsid w:val="101AAB1D"/>
    <w:rsid w:val="10319821"/>
    <w:rsid w:val="105C5BAE"/>
    <w:rsid w:val="108EF726"/>
    <w:rsid w:val="10920957"/>
    <w:rsid w:val="10A50B1C"/>
    <w:rsid w:val="10D9EFAB"/>
    <w:rsid w:val="10DE59D9"/>
    <w:rsid w:val="10EB5D53"/>
    <w:rsid w:val="10F0A3FD"/>
    <w:rsid w:val="10F10BC7"/>
    <w:rsid w:val="1109BD8E"/>
    <w:rsid w:val="11132B4C"/>
    <w:rsid w:val="1128BA30"/>
    <w:rsid w:val="11496287"/>
    <w:rsid w:val="115CAD00"/>
    <w:rsid w:val="116FE2C9"/>
    <w:rsid w:val="119862EF"/>
    <w:rsid w:val="11A38AA1"/>
    <w:rsid w:val="11C4607D"/>
    <w:rsid w:val="11C7A043"/>
    <w:rsid w:val="11D4332C"/>
    <w:rsid w:val="11F2FA56"/>
    <w:rsid w:val="1207EEE8"/>
    <w:rsid w:val="120B210A"/>
    <w:rsid w:val="120F6318"/>
    <w:rsid w:val="1211137D"/>
    <w:rsid w:val="12231A1B"/>
    <w:rsid w:val="122F6C45"/>
    <w:rsid w:val="1267BFED"/>
    <w:rsid w:val="128272EF"/>
    <w:rsid w:val="1284385C"/>
    <w:rsid w:val="129DA4D0"/>
    <w:rsid w:val="12AC6E23"/>
    <w:rsid w:val="12CBF1D2"/>
    <w:rsid w:val="12D97FB5"/>
    <w:rsid w:val="12F4B85F"/>
    <w:rsid w:val="1314372D"/>
    <w:rsid w:val="1318C05C"/>
    <w:rsid w:val="131C9ACC"/>
    <w:rsid w:val="133D7EAC"/>
    <w:rsid w:val="1383A0E6"/>
    <w:rsid w:val="138F0E65"/>
    <w:rsid w:val="139E73A2"/>
    <w:rsid w:val="13AB6CBC"/>
    <w:rsid w:val="13F3981B"/>
    <w:rsid w:val="1403DD4E"/>
    <w:rsid w:val="14090C6A"/>
    <w:rsid w:val="1424EBBB"/>
    <w:rsid w:val="1463C9EB"/>
    <w:rsid w:val="146551E9"/>
    <w:rsid w:val="1478D67B"/>
    <w:rsid w:val="14905467"/>
    <w:rsid w:val="1495245C"/>
    <w:rsid w:val="14A4DE2E"/>
    <w:rsid w:val="14AC0EEE"/>
    <w:rsid w:val="14C7491A"/>
    <w:rsid w:val="14D99DAE"/>
    <w:rsid w:val="14E6C10E"/>
    <w:rsid w:val="14EA756B"/>
    <w:rsid w:val="14F043B8"/>
    <w:rsid w:val="15031226"/>
    <w:rsid w:val="150AFD91"/>
    <w:rsid w:val="152E0CD2"/>
    <w:rsid w:val="155065DA"/>
    <w:rsid w:val="158EE6BB"/>
    <w:rsid w:val="159394AA"/>
    <w:rsid w:val="15A09E28"/>
    <w:rsid w:val="15A87338"/>
    <w:rsid w:val="15C9AD24"/>
    <w:rsid w:val="15D87AA4"/>
    <w:rsid w:val="15DA7313"/>
    <w:rsid w:val="15E873BE"/>
    <w:rsid w:val="16049A46"/>
    <w:rsid w:val="161896A9"/>
    <w:rsid w:val="16276CDD"/>
    <w:rsid w:val="16317705"/>
    <w:rsid w:val="163EBFF0"/>
    <w:rsid w:val="165149C0"/>
    <w:rsid w:val="166DBAB7"/>
    <w:rsid w:val="166E31B8"/>
    <w:rsid w:val="167B81FC"/>
    <w:rsid w:val="16CCE950"/>
    <w:rsid w:val="16F632D6"/>
    <w:rsid w:val="16F98096"/>
    <w:rsid w:val="170C2A9B"/>
    <w:rsid w:val="171CD5BD"/>
    <w:rsid w:val="1748023F"/>
    <w:rsid w:val="175DB369"/>
    <w:rsid w:val="176C4739"/>
    <w:rsid w:val="178266C2"/>
    <w:rsid w:val="178E7224"/>
    <w:rsid w:val="17A2793D"/>
    <w:rsid w:val="17B74AB0"/>
    <w:rsid w:val="17D0B0DA"/>
    <w:rsid w:val="17D7425A"/>
    <w:rsid w:val="1824E48A"/>
    <w:rsid w:val="182DBC21"/>
    <w:rsid w:val="1835D83F"/>
    <w:rsid w:val="18384154"/>
    <w:rsid w:val="186756E1"/>
    <w:rsid w:val="18828158"/>
    <w:rsid w:val="18879662"/>
    <w:rsid w:val="189602A9"/>
    <w:rsid w:val="189A6891"/>
    <w:rsid w:val="18A72889"/>
    <w:rsid w:val="18B3B650"/>
    <w:rsid w:val="18DB4822"/>
    <w:rsid w:val="1919C8AE"/>
    <w:rsid w:val="19250AE9"/>
    <w:rsid w:val="19285F62"/>
    <w:rsid w:val="192E9D19"/>
    <w:rsid w:val="196263C9"/>
    <w:rsid w:val="197575F2"/>
    <w:rsid w:val="1990E3CF"/>
    <w:rsid w:val="199775DC"/>
    <w:rsid w:val="1998373C"/>
    <w:rsid w:val="19A6AF21"/>
    <w:rsid w:val="19A8AFB9"/>
    <w:rsid w:val="19B1193E"/>
    <w:rsid w:val="19C8DFDA"/>
    <w:rsid w:val="19CC4471"/>
    <w:rsid w:val="19D87A67"/>
    <w:rsid w:val="19F0B4B0"/>
    <w:rsid w:val="19F9F611"/>
    <w:rsid w:val="19FFFF8E"/>
    <w:rsid w:val="1A1015C2"/>
    <w:rsid w:val="1A1DD071"/>
    <w:rsid w:val="1A233E73"/>
    <w:rsid w:val="1A6A7547"/>
    <w:rsid w:val="1A7FB171"/>
    <w:rsid w:val="1A95FBA5"/>
    <w:rsid w:val="1A9A3F84"/>
    <w:rsid w:val="1A9E2D2C"/>
    <w:rsid w:val="1AA479E3"/>
    <w:rsid w:val="1AA81C82"/>
    <w:rsid w:val="1AB27FA0"/>
    <w:rsid w:val="1AB5990F"/>
    <w:rsid w:val="1ABCC253"/>
    <w:rsid w:val="1ABF972A"/>
    <w:rsid w:val="1AE47FE8"/>
    <w:rsid w:val="1AE4FC0B"/>
    <w:rsid w:val="1AF7A6EF"/>
    <w:rsid w:val="1AF9C03D"/>
    <w:rsid w:val="1AFF631A"/>
    <w:rsid w:val="1B0375D6"/>
    <w:rsid w:val="1B2CB430"/>
    <w:rsid w:val="1B3FADFB"/>
    <w:rsid w:val="1B43D8BC"/>
    <w:rsid w:val="1B56D2BC"/>
    <w:rsid w:val="1B72D86D"/>
    <w:rsid w:val="1BA595CF"/>
    <w:rsid w:val="1BA805E5"/>
    <w:rsid w:val="1BBDB204"/>
    <w:rsid w:val="1BBDDA0B"/>
    <w:rsid w:val="1BCC8C17"/>
    <w:rsid w:val="1BD90D24"/>
    <w:rsid w:val="1BDABBDA"/>
    <w:rsid w:val="1BE7EA1B"/>
    <w:rsid w:val="1BEA8D40"/>
    <w:rsid w:val="1BF61A6A"/>
    <w:rsid w:val="1C231011"/>
    <w:rsid w:val="1C25CF2C"/>
    <w:rsid w:val="1C42D6D4"/>
    <w:rsid w:val="1C472323"/>
    <w:rsid w:val="1C516E28"/>
    <w:rsid w:val="1C5909AB"/>
    <w:rsid w:val="1C77696F"/>
    <w:rsid w:val="1C7E4E57"/>
    <w:rsid w:val="1CA574CA"/>
    <w:rsid w:val="1CAABDE6"/>
    <w:rsid w:val="1CD6B4E0"/>
    <w:rsid w:val="1CF98A7B"/>
    <w:rsid w:val="1CFABC8F"/>
    <w:rsid w:val="1D02623D"/>
    <w:rsid w:val="1D0B5A9C"/>
    <w:rsid w:val="1D407761"/>
    <w:rsid w:val="1D6DAEE3"/>
    <w:rsid w:val="1D77AAC5"/>
    <w:rsid w:val="1D7F3EAE"/>
    <w:rsid w:val="1D83C40C"/>
    <w:rsid w:val="1D95657F"/>
    <w:rsid w:val="1DB3CE58"/>
    <w:rsid w:val="1DB4DD5D"/>
    <w:rsid w:val="1DC51A03"/>
    <w:rsid w:val="1DC77139"/>
    <w:rsid w:val="1DDFBD44"/>
    <w:rsid w:val="1DE4EA2C"/>
    <w:rsid w:val="1DFC094F"/>
    <w:rsid w:val="1DFDB738"/>
    <w:rsid w:val="1E217EC5"/>
    <w:rsid w:val="1E33B570"/>
    <w:rsid w:val="1E4E0F72"/>
    <w:rsid w:val="1E5528C7"/>
    <w:rsid w:val="1E59D3F4"/>
    <w:rsid w:val="1E825A42"/>
    <w:rsid w:val="1E96A0AD"/>
    <w:rsid w:val="1EBBC89C"/>
    <w:rsid w:val="1EE85F96"/>
    <w:rsid w:val="1F00F19D"/>
    <w:rsid w:val="1F035206"/>
    <w:rsid w:val="1F04578A"/>
    <w:rsid w:val="1F175A19"/>
    <w:rsid w:val="1F28FE4C"/>
    <w:rsid w:val="1F42E77A"/>
    <w:rsid w:val="1F5253FE"/>
    <w:rsid w:val="1F545216"/>
    <w:rsid w:val="1F5B8BF1"/>
    <w:rsid w:val="1F6C57EF"/>
    <w:rsid w:val="1F7ADC88"/>
    <w:rsid w:val="1F7D8307"/>
    <w:rsid w:val="1F950B23"/>
    <w:rsid w:val="1FAFBDFB"/>
    <w:rsid w:val="1FBF55A4"/>
    <w:rsid w:val="1FC46685"/>
    <w:rsid w:val="1FC71AA2"/>
    <w:rsid w:val="1FC99B3C"/>
    <w:rsid w:val="1FD0A246"/>
    <w:rsid w:val="1FD13512"/>
    <w:rsid w:val="1FE2E024"/>
    <w:rsid w:val="1FE5E1CF"/>
    <w:rsid w:val="1FEA5EAD"/>
    <w:rsid w:val="1FF6FB07"/>
    <w:rsid w:val="1FFEBE75"/>
    <w:rsid w:val="20006F6B"/>
    <w:rsid w:val="201C8512"/>
    <w:rsid w:val="20231566"/>
    <w:rsid w:val="202E938E"/>
    <w:rsid w:val="206A4EEF"/>
    <w:rsid w:val="206F4B3D"/>
    <w:rsid w:val="2077B3B9"/>
    <w:rsid w:val="207851F5"/>
    <w:rsid w:val="207906F2"/>
    <w:rsid w:val="207A564C"/>
    <w:rsid w:val="208DAB9A"/>
    <w:rsid w:val="209C52DE"/>
    <w:rsid w:val="20A0D975"/>
    <w:rsid w:val="20E91E3E"/>
    <w:rsid w:val="20E92D34"/>
    <w:rsid w:val="20F60665"/>
    <w:rsid w:val="20FB10E7"/>
    <w:rsid w:val="20FBCA76"/>
    <w:rsid w:val="2123DF8E"/>
    <w:rsid w:val="21416097"/>
    <w:rsid w:val="21428642"/>
    <w:rsid w:val="21561F4C"/>
    <w:rsid w:val="2157DFEC"/>
    <w:rsid w:val="217F5390"/>
    <w:rsid w:val="218EE621"/>
    <w:rsid w:val="219B0AA8"/>
    <w:rsid w:val="219BEB2C"/>
    <w:rsid w:val="21B01D75"/>
    <w:rsid w:val="21D03063"/>
    <w:rsid w:val="21D84D39"/>
    <w:rsid w:val="21D89684"/>
    <w:rsid w:val="21F38BEA"/>
    <w:rsid w:val="21F51337"/>
    <w:rsid w:val="21F81B04"/>
    <w:rsid w:val="21FAE05D"/>
    <w:rsid w:val="220BF8AB"/>
    <w:rsid w:val="2211C18E"/>
    <w:rsid w:val="2214D753"/>
    <w:rsid w:val="221B1391"/>
    <w:rsid w:val="22343B1F"/>
    <w:rsid w:val="22459BB8"/>
    <w:rsid w:val="22470555"/>
    <w:rsid w:val="22622A28"/>
    <w:rsid w:val="2265085A"/>
    <w:rsid w:val="22727F0B"/>
    <w:rsid w:val="229B4DAD"/>
    <w:rsid w:val="22ABBA8F"/>
    <w:rsid w:val="22B34019"/>
    <w:rsid w:val="22D04DE5"/>
    <w:rsid w:val="22EA71BC"/>
    <w:rsid w:val="22EDDA47"/>
    <w:rsid w:val="2313EA3C"/>
    <w:rsid w:val="231949D5"/>
    <w:rsid w:val="231FB8D0"/>
    <w:rsid w:val="2320380D"/>
    <w:rsid w:val="233D9AEA"/>
    <w:rsid w:val="234CF263"/>
    <w:rsid w:val="234E4EB8"/>
    <w:rsid w:val="2357796B"/>
    <w:rsid w:val="235D8A2F"/>
    <w:rsid w:val="2364E45A"/>
    <w:rsid w:val="237638DB"/>
    <w:rsid w:val="237FC5B0"/>
    <w:rsid w:val="23950500"/>
    <w:rsid w:val="2398953B"/>
    <w:rsid w:val="239CF178"/>
    <w:rsid w:val="23B31E0A"/>
    <w:rsid w:val="23B3DD9E"/>
    <w:rsid w:val="23B47454"/>
    <w:rsid w:val="23C7C84D"/>
    <w:rsid w:val="23EC4FFE"/>
    <w:rsid w:val="23F83554"/>
    <w:rsid w:val="23FB5CC8"/>
    <w:rsid w:val="24115D71"/>
    <w:rsid w:val="24249B84"/>
    <w:rsid w:val="242601C1"/>
    <w:rsid w:val="24652DDA"/>
    <w:rsid w:val="246D5CD7"/>
    <w:rsid w:val="247BF3D7"/>
    <w:rsid w:val="2485CED8"/>
    <w:rsid w:val="2488752B"/>
    <w:rsid w:val="248AC3AF"/>
    <w:rsid w:val="24920A99"/>
    <w:rsid w:val="24931EBC"/>
    <w:rsid w:val="24EA7D28"/>
    <w:rsid w:val="24F64AD2"/>
    <w:rsid w:val="24F9BE5B"/>
    <w:rsid w:val="250A4FDD"/>
    <w:rsid w:val="2526E74E"/>
    <w:rsid w:val="253A2813"/>
    <w:rsid w:val="253AC5AA"/>
    <w:rsid w:val="254FF615"/>
    <w:rsid w:val="2555A8DC"/>
    <w:rsid w:val="255FAB2A"/>
    <w:rsid w:val="258D4BF8"/>
    <w:rsid w:val="259A0268"/>
    <w:rsid w:val="259EA672"/>
    <w:rsid w:val="25A32A3E"/>
    <w:rsid w:val="25A93BC7"/>
    <w:rsid w:val="25B67BF5"/>
    <w:rsid w:val="25B881F2"/>
    <w:rsid w:val="25D411BB"/>
    <w:rsid w:val="260C616B"/>
    <w:rsid w:val="262100D9"/>
    <w:rsid w:val="2642EAA2"/>
    <w:rsid w:val="264C9A75"/>
    <w:rsid w:val="2656FE54"/>
    <w:rsid w:val="265BAC43"/>
    <w:rsid w:val="2668CBD0"/>
    <w:rsid w:val="26708679"/>
    <w:rsid w:val="2678A62F"/>
    <w:rsid w:val="267CF8E2"/>
    <w:rsid w:val="268326CC"/>
    <w:rsid w:val="26922A3E"/>
    <w:rsid w:val="269C3693"/>
    <w:rsid w:val="26B56BA3"/>
    <w:rsid w:val="26BCD785"/>
    <w:rsid w:val="26BDA07F"/>
    <w:rsid w:val="26E1FF7B"/>
    <w:rsid w:val="26E3AD95"/>
    <w:rsid w:val="26F1307E"/>
    <w:rsid w:val="26F51B3D"/>
    <w:rsid w:val="270336BD"/>
    <w:rsid w:val="272E1367"/>
    <w:rsid w:val="273DA7E6"/>
    <w:rsid w:val="27435CE7"/>
    <w:rsid w:val="2764D86E"/>
    <w:rsid w:val="27787D56"/>
    <w:rsid w:val="277E2CC8"/>
    <w:rsid w:val="27812897"/>
    <w:rsid w:val="2784B46C"/>
    <w:rsid w:val="27B404AB"/>
    <w:rsid w:val="27B481E6"/>
    <w:rsid w:val="27CAB72A"/>
    <w:rsid w:val="27E647D9"/>
    <w:rsid w:val="27F740B7"/>
    <w:rsid w:val="27FA1ABE"/>
    <w:rsid w:val="27FC4994"/>
    <w:rsid w:val="27FE9813"/>
    <w:rsid w:val="2819515C"/>
    <w:rsid w:val="282D3519"/>
    <w:rsid w:val="28322890"/>
    <w:rsid w:val="2839F893"/>
    <w:rsid w:val="28493738"/>
    <w:rsid w:val="284BAFE0"/>
    <w:rsid w:val="286506F6"/>
    <w:rsid w:val="2879DBD5"/>
    <w:rsid w:val="287D7AAB"/>
    <w:rsid w:val="28827D8A"/>
    <w:rsid w:val="2891533F"/>
    <w:rsid w:val="28AA8205"/>
    <w:rsid w:val="28B2EFCD"/>
    <w:rsid w:val="28B59FE5"/>
    <w:rsid w:val="28C89562"/>
    <w:rsid w:val="28D90F24"/>
    <w:rsid w:val="291A8B57"/>
    <w:rsid w:val="29233CA0"/>
    <w:rsid w:val="292E3846"/>
    <w:rsid w:val="2938361D"/>
    <w:rsid w:val="295E3B04"/>
    <w:rsid w:val="295F3EE7"/>
    <w:rsid w:val="29734C6C"/>
    <w:rsid w:val="298B54BD"/>
    <w:rsid w:val="2992F71D"/>
    <w:rsid w:val="29A02DA4"/>
    <w:rsid w:val="29A1BB85"/>
    <w:rsid w:val="29AFE174"/>
    <w:rsid w:val="29B0110F"/>
    <w:rsid w:val="29BF4F82"/>
    <w:rsid w:val="29C2AA24"/>
    <w:rsid w:val="29C83D96"/>
    <w:rsid w:val="29D2F157"/>
    <w:rsid w:val="29EF244E"/>
    <w:rsid w:val="29F93D58"/>
    <w:rsid w:val="2A06C0DB"/>
    <w:rsid w:val="2A244683"/>
    <w:rsid w:val="2A2FF8B9"/>
    <w:rsid w:val="2A564BF0"/>
    <w:rsid w:val="2A74D3A1"/>
    <w:rsid w:val="2A8949B3"/>
    <w:rsid w:val="2A8F0266"/>
    <w:rsid w:val="2A969114"/>
    <w:rsid w:val="2A9AAA9A"/>
    <w:rsid w:val="2A9B4825"/>
    <w:rsid w:val="2AC313C4"/>
    <w:rsid w:val="2ADC8F61"/>
    <w:rsid w:val="2AEACA9C"/>
    <w:rsid w:val="2B010B8D"/>
    <w:rsid w:val="2B0521DD"/>
    <w:rsid w:val="2B06B485"/>
    <w:rsid w:val="2B428A78"/>
    <w:rsid w:val="2B44F902"/>
    <w:rsid w:val="2B4F100B"/>
    <w:rsid w:val="2B5EF4B4"/>
    <w:rsid w:val="2B60462E"/>
    <w:rsid w:val="2B6A28D1"/>
    <w:rsid w:val="2B6A9FE5"/>
    <w:rsid w:val="2B9A84DC"/>
    <w:rsid w:val="2BA7239F"/>
    <w:rsid w:val="2BA90B0F"/>
    <w:rsid w:val="2BBF6552"/>
    <w:rsid w:val="2BDFB5FC"/>
    <w:rsid w:val="2BF091A5"/>
    <w:rsid w:val="2C0F67AD"/>
    <w:rsid w:val="2C225493"/>
    <w:rsid w:val="2C266D48"/>
    <w:rsid w:val="2C669B2A"/>
    <w:rsid w:val="2C75A423"/>
    <w:rsid w:val="2C9DC398"/>
    <w:rsid w:val="2CB5EC7D"/>
    <w:rsid w:val="2CCD412E"/>
    <w:rsid w:val="2CE62387"/>
    <w:rsid w:val="2CF8BA5C"/>
    <w:rsid w:val="2CFBE6E2"/>
    <w:rsid w:val="2CFF6093"/>
    <w:rsid w:val="2D11B880"/>
    <w:rsid w:val="2D19D1FF"/>
    <w:rsid w:val="2D236DE9"/>
    <w:rsid w:val="2D453147"/>
    <w:rsid w:val="2D489CF5"/>
    <w:rsid w:val="2D4DC3E2"/>
    <w:rsid w:val="2D50EBCE"/>
    <w:rsid w:val="2D59884E"/>
    <w:rsid w:val="2D5AA28A"/>
    <w:rsid w:val="2D61E796"/>
    <w:rsid w:val="2D8C0806"/>
    <w:rsid w:val="2D9BD6E6"/>
    <w:rsid w:val="2DABB4B7"/>
    <w:rsid w:val="2DAFA887"/>
    <w:rsid w:val="2DBB9C72"/>
    <w:rsid w:val="2DC27B12"/>
    <w:rsid w:val="2DC8B575"/>
    <w:rsid w:val="2DDCAA26"/>
    <w:rsid w:val="2DEF3F05"/>
    <w:rsid w:val="2DF263BF"/>
    <w:rsid w:val="2E05A101"/>
    <w:rsid w:val="2E0E5AFA"/>
    <w:rsid w:val="2E14C45A"/>
    <w:rsid w:val="2E1FD3C2"/>
    <w:rsid w:val="2E3271C0"/>
    <w:rsid w:val="2E43724A"/>
    <w:rsid w:val="2E485123"/>
    <w:rsid w:val="2E5CB240"/>
    <w:rsid w:val="2E6C81B9"/>
    <w:rsid w:val="2E6D5B97"/>
    <w:rsid w:val="2EA74AE3"/>
    <w:rsid w:val="2EACDEB1"/>
    <w:rsid w:val="2EB22A1E"/>
    <w:rsid w:val="2EEEFD61"/>
    <w:rsid w:val="2EF2EF20"/>
    <w:rsid w:val="2EF305F1"/>
    <w:rsid w:val="2EFA4D0A"/>
    <w:rsid w:val="2EFDB7F7"/>
    <w:rsid w:val="2EFECB61"/>
    <w:rsid w:val="2F1342B0"/>
    <w:rsid w:val="2F2E85F3"/>
    <w:rsid w:val="2F451A39"/>
    <w:rsid w:val="2F53CD56"/>
    <w:rsid w:val="2F65DEEA"/>
    <w:rsid w:val="2F7AB8D6"/>
    <w:rsid w:val="2F8E5F73"/>
    <w:rsid w:val="2F9ABD15"/>
    <w:rsid w:val="2FA7DBD3"/>
    <w:rsid w:val="2FAABFAE"/>
    <w:rsid w:val="2FBB77E2"/>
    <w:rsid w:val="2FBB801C"/>
    <w:rsid w:val="2FCE4221"/>
    <w:rsid w:val="2FD3033F"/>
    <w:rsid w:val="2FD8C471"/>
    <w:rsid w:val="2FE2C1C8"/>
    <w:rsid w:val="30368211"/>
    <w:rsid w:val="3039E323"/>
    <w:rsid w:val="30483C2C"/>
    <w:rsid w:val="30592610"/>
    <w:rsid w:val="305A9509"/>
    <w:rsid w:val="30616ECF"/>
    <w:rsid w:val="306AE15A"/>
    <w:rsid w:val="3073E204"/>
    <w:rsid w:val="3088C810"/>
    <w:rsid w:val="308D7E61"/>
    <w:rsid w:val="30907A16"/>
    <w:rsid w:val="30AF6D4F"/>
    <w:rsid w:val="30B4EA67"/>
    <w:rsid w:val="30C2BDBC"/>
    <w:rsid w:val="31251B90"/>
    <w:rsid w:val="31254D6E"/>
    <w:rsid w:val="3131A82F"/>
    <w:rsid w:val="31510018"/>
    <w:rsid w:val="31568E70"/>
    <w:rsid w:val="315AE7A4"/>
    <w:rsid w:val="316930AB"/>
    <w:rsid w:val="317AB0CE"/>
    <w:rsid w:val="3183A811"/>
    <w:rsid w:val="3190B83F"/>
    <w:rsid w:val="31BF74EC"/>
    <w:rsid w:val="31BFB4F1"/>
    <w:rsid w:val="31E25A8E"/>
    <w:rsid w:val="31EBFA13"/>
    <w:rsid w:val="31EEBE40"/>
    <w:rsid w:val="31F1A805"/>
    <w:rsid w:val="31F82932"/>
    <w:rsid w:val="320689A5"/>
    <w:rsid w:val="32093F97"/>
    <w:rsid w:val="321EEC65"/>
    <w:rsid w:val="322188F6"/>
    <w:rsid w:val="322A7B84"/>
    <w:rsid w:val="32314D56"/>
    <w:rsid w:val="32321EF7"/>
    <w:rsid w:val="323558B9"/>
    <w:rsid w:val="32606693"/>
    <w:rsid w:val="32839BED"/>
    <w:rsid w:val="32A366B8"/>
    <w:rsid w:val="32B2C435"/>
    <w:rsid w:val="32B48E0D"/>
    <w:rsid w:val="32B80208"/>
    <w:rsid w:val="32CB4996"/>
    <w:rsid w:val="32F2672E"/>
    <w:rsid w:val="33592E74"/>
    <w:rsid w:val="33598A78"/>
    <w:rsid w:val="335B5B78"/>
    <w:rsid w:val="336A5AD9"/>
    <w:rsid w:val="338E8018"/>
    <w:rsid w:val="33A05267"/>
    <w:rsid w:val="33A3F797"/>
    <w:rsid w:val="33B009CE"/>
    <w:rsid w:val="33C64036"/>
    <w:rsid w:val="33CDEF58"/>
    <w:rsid w:val="33E33005"/>
    <w:rsid w:val="33F6F114"/>
    <w:rsid w:val="340B0D70"/>
    <w:rsid w:val="340E676F"/>
    <w:rsid w:val="3413B05A"/>
    <w:rsid w:val="3425516F"/>
    <w:rsid w:val="342FD7E2"/>
    <w:rsid w:val="3435AE0D"/>
    <w:rsid w:val="343D735A"/>
    <w:rsid w:val="34499524"/>
    <w:rsid w:val="344D4232"/>
    <w:rsid w:val="34543FD6"/>
    <w:rsid w:val="346DBF48"/>
    <w:rsid w:val="34B18747"/>
    <w:rsid w:val="34CEE404"/>
    <w:rsid w:val="34E27C6C"/>
    <w:rsid w:val="34E6226B"/>
    <w:rsid w:val="34EA78F6"/>
    <w:rsid w:val="34F1F9B1"/>
    <w:rsid w:val="350D10B9"/>
    <w:rsid w:val="35492785"/>
    <w:rsid w:val="3555AED1"/>
    <w:rsid w:val="35599C55"/>
    <w:rsid w:val="356540E1"/>
    <w:rsid w:val="356DEFEA"/>
    <w:rsid w:val="35747BBD"/>
    <w:rsid w:val="3576938A"/>
    <w:rsid w:val="3589F7C9"/>
    <w:rsid w:val="359E518D"/>
    <w:rsid w:val="35A78D28"/>
    <w:rsid w:val="35D85EC4"/>
    <w:rsid w:val="35E82277"/>
    <w:rsid w:val="35FFDE3C"/>
    <w:rsid w:val="36007DED"/>
    <w:rsid w:val="36138EB4"/>
    <w:rsid w:val="361D18FB"/>
    <w:rsid w:val="362749DE"/>
    <w:rsid w:val="36329CAF"/>
    <w:rsid w:val="363D3675"/>
    <w:rsid w:val="363E8EBF"/>
    <w:rsid w:val="364447C0"/>
    <w:rsid w:val="364930BC"/>
    <w:rsid w:val="364C176F"/>
    <w:rsid w:val="365552AA"/>
    <w:rsid w:val="3664254D"/>
    <w:rsid w:val="369ACD71"/>
    <w:rsid w:val="36A97DBB"/>
    <w:rsid w:val="36B491C4"/>
    <w:rsid w:val="36E5134A"/>
    <w:rsid w:val="36F4A94F"/>
    <w:rsid w:val="36F5560B"/>
    <w:rsid w:val="370946C9"/>
    <w:rsid w:val="3715DC10"/>
    <w:rsid w:val="371D010B"/>
    <w:rsid w:val="374502F6"/>
    <w:rsid w:val="374A39C3"/>
    <w:rsid w:val="374E5047"/>
    <w:rsid w:val="3760FF87"/>
    <w:rsid w:val="37681983"/>
    <w:rsid w:val="376BEBEA"/>
    <w:rsid w:val="377701C2"/>
    <w:rsid w:val="377B5986"/>
    <w:rsid w:val="377CD969"/>
    <w:rsid w:val="37A7AF30"/>
    <w:rsid w:val="37AEFBAE"/>
    <w:rsid w:val="37C7AC51"/>
    <w:rsid w:val="37D3C9E5"/>
    <w:rsid w:val="37D4895C"/>
    <w:rsid w:val="38008316"/>
    <w:rsid w:val="381352B5"/>
    <w:rsid w:val="381BE885"/>
    <w:rsid w:val="38461865"/>
    <w:rsid w:val="385DAC30"/>
    <w:rsid w:val="387204BB"/>
    <w:rsid w:val="387A413C"/>
    <w:rsid w:val="387FBC43"/>
    <w:rsid w:val="388D1213"/>
    <w:rsid w:val="388FFACF"/>
    <w:rsid w:val="389D077E"/>
    <w:rsid w:val="38A1607B"/>
    <w:rsid w:val="38B1F539"/>
    <w:rsid w:val="38BC712B"/>
    <w:rsid w:val="38C3112E"/>
    <w:rsid w:val="38C465AA"/>
    <w:rsid w:val="38C59616"/>
    <w:rsid w:val="38C96A11"/>
    <w:rsid w:val="38D89414"/>
    <w:rsid w:val="38E0D357"/>
    <w:rsid w:val="38F20E2E"/>
    <w:rsid w:val="38F7EEF1"/>
    <w:rsid w:val="38FA893F"/>
    <w:rsid w:val="38FD5216"/>
    <w:rsid w:val="39097A23"/>
    <w:rsid w:val="39116473"/>
    <w:rsid w:val="393F0341"/>
    <w:rsid w:val="396AACB0"/>
    <w:rsid w:val="396B8437"/>
    <w:rsid w:val="397480DB"/>
    <w:rsid w:val="39A127A8"/>
    <w:rsid w:val="39B38067"/>
    <w:rsid w:val="39B91929"/>
    <w:rsid w:val="39E4993F"/>
    <w:rsid w:val="3A375C5C"/>
    <w:rsid w:val="3A4AB5F1"/>
    <w:rsid w:val="3A6EEBC4"/>
    <w:rsid w:val="3A74B632"/>
    <w:rsid w:val="3A8B1F12"/>
    <w:rsid w:val="3AC63434"/>
    <w:rsid w:val="3ADA7B2A"/>
    <w:rsid w:val="3ADD95EF"/>
    <w:rsid w:val="3AEB2A33"/>
    <w:rsid w:val="3B18E24E"/>
    <w:rsid w:val="3B295861"/>
    <w:rsid w:val="3B387A1B"/>
    <w:rsid w:val="3B5F66C6"/>
    <w:rsid w:val="3B8069A0"/>
    <w:rsid w:val="3B88A02E"/>
    <w:rsid w:val="3BA99D77"/>
    <w:rsid w:val="3BAD38B7"/>
    <w:rsid w:val="3BBED8C9"/>
    <w:rsid w:val="3BEC2C5B"/>
    <w:rsid w:val="3BF8A7E0"/>
    <w:rsid w:val="3C037BD5"/>
    <w:rsid w:val="3C046D5C"/>
    <w:rsid w:val="3C1ED1DB"/>
    <w:rsid w:val="3C286C76"/>
    <w:rsid w:val="3C356F6D"/>
    <w:rsid w:val="3C4403E9"/>
    <w:rsid w:val="3C44A2A5"/>
    <w:rsid w:val="3C4E6EF4"/>
    <w:rsid w:val="3C5263BF"/>
    <w:rsid w:val="3C586E40"/>
    <w:rsid w:val="3C6260BF"/>
    <w:rsid w:val="3C6F87F9"/>
    <w:rsid w:val="3C973D8A"/>
    <w:rsid w:val="3CA4F46B"/>
    <w:rsid w:val="3CC2E0A0"/>
    <w:rsid w:val="3CE036E2"/>
    <w:rsid w:val="3CF7D627"/>
    <w:rsid w:val="3CF8D72C"/>
    <w:rsid w:val="3CF91845"/>
    <w:rsid w:val="3D032F45"/>
    <w:rsid w:val="3D04059A"/>
    <w:rsid w:val="3D1E5A78"/>
    <w:rsid w:val="3D2DF625"/>
    <w:rsid w:val="3D37D151"/>
    <w:rsid w:val="3D3BA234"/>
    <w:rsid w:val="3D4A97DC"/>
    <w:rsid w:val="3D54C5D6"/>
    <w:rsid w:val="3D583A9A"/>
    <w:rsid w:val="3D68EEF9"/>
    <w:rsid w:val="3D73A997"/>
    <w:rsid w:val="3D836FD7"/>
    <w:rsid w:val="3DA8D858"/>
    <w:rsid w:val="3DA8FB79"/>
    <w:rsid w:val="3DC03A3D"/>
    <w:rsid w:val="3DF87259"/>
    <w:rsid w:val="3E1B6ABC"/>
    <w:rsid w:val="3E1D10EA"/>
    <w:rsid w:val="3E25382C"/>
    <w:rsid w:val="3E2F1FFD"/>
    <w:rsid w:val="3E3A22BF"/>
    <w:rsid w:val="3E56A420"/>
    <w:rsid w:val="3E95EEC3"/>
    <w:rsid w:val="3EB2E002"/>
    <w:rsid w:val="3EB4AE79"/>
    <w:rsid w:val="3EC1B27D"/>
    <w:rsid w:val="3EC80BB1"/>
    <w:rsid w:val="3ECD4AF6"/>
    <w:rsid w:val="3EEE356D"/>
    <w:rsid w:val="3EFCBF2C"/>
    <w:rsid w:val="3F22EDA4"/>
    <w:rsid w:val="3F3A0022"/>
    <w:rsid w:val="3F4B6DCA"/>
    <w:rsid w:val="3F57CE27"/>
    <w:rsid w:val="3F70D363"/>
    <w:rsid w:val="3F7206C5"/>
    <w:rsid w:val="3F868497"/>
    <w:rsid w:val="3F885378"/>
    <w:rsid w:val="3F8D9012"/>
    <w:rsid w:val="3FBDC627"/>
    <w:rsid w:val="3FC64E95"/>
    <w:rsid w:val="3FC806B5"/>
    <w:rsid w:val="3FDB4462"/>
    <w:rsid w:val="3FE30B44"/>
    <w:rsid w:val="4003264E"/>
    <w:rsid w:val="4008903E"/>
    <w:rsid w:val="4010EF08"/>
    <w:rsid w:val="4019CFD5"/>
    <w:rsid w:val="4035A508"/>
    <w:rsid w:val="40402A22"/>
    <w:rsid w:val="40681C2A"/>
    <w:rsid w:val="4070D946"/>
    <w:rsid w:val="40976E9B"/>
    <w:rsid w:val="409A04F1"/>
    <w:rsid w:val="40A3B395"/>
    <w:rsid w:val="40BF6204"/>
    <w:rsid w:val="40CFB4F8"/>
    <w:rsid w:val="40D5B370"/>
    <w:rsid w:val="40E53211"/>
    <w:rsid w:val="40E9C349"/>
    <w:rsid w:val="4116DE2D"/>
    <w:rsid w:val="4117BCDE"/>
    <w:rsid w:val="4129481C"/>
    <w:rsid w:val="414A77D1"/>
    <w:rsid w:val="416003AC"/>
    <w:rsid w:val="416D571B"/>
    <w:rsid w:val="4177ACB3"/>
    <w:rsid w:val="417D9BEA"/>
    <w:rsid w:val="4185CB77"/>
    <w:rsid w:val="418823D2"/>
    <w:rsid w:val="418947C3"/>
    <w:rsid w:val="418DC22D"/>
    <w:rsid w:val="418F360B"/>
    <w:rsid w:val="418FF89D"/>
    <w:rsid w:val="41A02579"/>
    <w:rsid w:val="41A54CC8"/>
    <w:rsid w:val="41A5ED59"/>
    <w:rsid w:val="41B622F8"/>
    <w:rsid w:val="41D4D385"/>
    <w:rsid w:val="41F9CB6E"/>
    <w:rsid w:val="4209B119"/>
    <w:rsid w:val="4213089B"/>
    <w:rsid w:val="42145AC8"/>
    <w:rsid w:val="421CBAB4"/>
    <w:rsid w:val="422C127D"/>
    <w:rsid w:val="423726EB"/>
    <w:rsid w:val="423CAFCD"/>
    <w:rsid w:val="425A5A84"/>
    <w:rsid w:val="426D5753"/>
    <w:rsid w:val="427F7B73"/>
    <w:rsid w:val="429E06EE"/>
    <w:rsid w:val="42AA64ED"/>
    <w:rsid w:val="42BA5EEC"/>
    <w:rsid w:val="4318D559"/>
    <w:rsid w:val="431DC295"/>
    <w:rsid w:val="432BF3BD"/>
    <w:rsid w:val="432F32F1"/>
    <w:rsid w:val="43438C00"/>
    <w:rsid w:val="435C33AD"/>
    <w:rsid w:val="43675F0F"/>
    <w:rsid w:val="436B8742"/>
    <w:rsid w:val="4374A670"/>
    <w:rsid w:val="438EF22A"/>
    <w:rsid w:val="43A7F24E"/>
    <w:rsid w:val="43D4D8D3"/>
    <w:rsid w:val="43DB9690"/>
    <w:rsid w:val="43E404F1"/>
    <w:rsid w:val="43EB2851"/>
    <w:rsid w:val="43FF752C"/>
    <w:rsid w:val="4418AD37"/>
    <w:rsid w:val="442A51E0"/>
    <w:rsid w:val="442AE321"/>
    <w:rsid w:val="442F2F97"/>
    <w:rsid w:val="44519EE6"/>
    <w:rsid w:val="446E0A66"/>
    <w:rsid w:val="446F7E87"/>
    <w:rsid w:val="4493779B"/>
    <w:rsid w:val="44A8FEA1"/>
    <w:rsid w:val="44ABC128"/>
    <w:rsid w:val="44BE69B8"/>
    <w:rsid w:val="44D1863D"/>
    <w:rsid w:val="44E2719D"/>
    <w:rsid w:val="44F20E45"/>
    <w:rsid w:val="44F2E56A"/>
    <w:rsid w:val="450E522D"/>
    <w:rsid w:val="452403F5"/>
    <w:rsid w:val="45330AB5"/>
    <w:rsid w:val="45416EFA"/>
    <w:rsid w:val="454EFEA1"/>
    <w:rsid w:val="4569CE84"/>
    <w:rsid w:val="4585C20D"/>
    <w:rsid w:val="45C03EF4"/>
    <w:rsid w:val="45F49189"/>
    <w:rsid w:val="45F8D03F"/>
    <w:rsid w:val="4610D461"/>
    <w:rsid w:val="46139EE1"/>
    <w:rsid w:val="462FCAED"/>
    <w:rsid w:val="463689ED"/>
    <w:rsid w:val="463D83DD"/>
    <w:rsid w:val="46572DFC"/>
    <w:rsid w:val="465B94F5"/>
    <w:rsid w:val="466176A2"/>
    <w:rsid w:val="4663A134"/>
    <w:rsid w:val="4664448A"/>
    <w:rsid w:val="466D8C5C"/>
    <w:rsid w:val="46810485"/>
    <w:rsid w:val="4692036F"/>
    <w:rsid w:val="469DFEDD"/>
    <w:rsid w:val="469F086A"/>
    <w:rsid w:val="46A76445"/>
    <w:rsid w:val="46C6F26A"/>
    <w:rsid w:val="46CCEBE0"/>
    <w:rsid w:val="46CDE7FF"/>
    <w:rsid w:val="470ABBA6"/>
    <w:rsid w:val="4717C06B"/>
    <w:rsid w:val="47207E65"/>
    <w:rsid w:val="47269536"/>
    <w:rsid w:val="472A8649"/>
    <w:rsid w:val="474B2E8D"/>
    <w:rsid w:val="474BC875"/>
    <w:rsid w:val="47523DF3"/>
    <w:rsid w:val="47594107"/>
    <w:rsid w:val="475E2439"/>
    <w:rsid w:val="4772EE95"/>
    <w:rsid w:val="4796EDAF"/>
    <w:rsid w:val="47AFF9D4"/>
    <w:rsid w:val="47B0957F"/>
    <w:rsid w:val="47B30A69"/>
    <w:rsid w:val="47D3ED7F"/>
    <w:rsid w:val="47DF3F23"/>
    <w:rsid w:val="47E32F19"/>
    <w:rsid w:val="47E420A0"/>
    <w:rsid w:val="47E5CE30"/>
    <w:rsid w:val="47FB65EF"/>
    <w:rsid w:val="480F392B"/>
    <w:rsid w:val="4826C8EF"/>
    <w:rsid w:val="48357063"/>
    <w:rsid w:val="483BD40B"/>
    <w:rsid w:val="483E7503"/>
    <w:rsid w:val="4841FFCD"/>
    <w:rsid w:val="4847492D"/>
    <w:rsid w:val="484EB81B"/>
    <w:rsid w:val="485095C3"/>
    <w:rsid w:val="486A73EF"/>
    <w:rsid w:val="48795508"/>
    <w:rsid w:val="48854D52"/>
    <w:rsid w:val="4889771A"/>
    <w:rsid w:val="489761E6"/>
    <w:rsid w:val="48A4D25A"/>
    <w:rsid w:val="48AD5348"/>
    <w:rsid w:val="48AE17D7"/>
    <w:rsid w:val="48B2514F"/>
    <w:rsid w:val="48BAEEA2"/>
    <w:rsid w:val="48BE16E7"/>
    <w:rsid w:val="48C4A65D"/>
    <w:rsid w:val="48D11282"/>
    <w:rsid w:val="48DA74C5"/>
    <w:rsid w:val="48F0BC79"/>
    <w:rsid w:val="48F7483E"/>
    <w:rsid w:val="495FDD50"/>
    <w:rsid w:val="496C5C7E"/>
    <w:rsid w:val="49711586"/>
    <w:rsid w:val="49718805"/>
    <w:rsid w:val="497BDA21"/>
    <w:rsid w:val="497DF8C3"/>
    <w:rsid w:val="49869C8B"/>
    <w:rsid w:val="4994083A"/>
    <w:rsid w:val="49D52473"/>
    <w:rsid w:val="49E6C97C"/>
    <w:rsid w:val="49FA0F49"/>
    <w:rsid w:val="4A14CB5A"/>
    <w:rsid w:val="4A287941"/>
    <w:rsid w:val="4A35C39C"/>
    <w:rsid w:val="4A395AA8"/>
    <w:rsid w:val="4A3D6C7A"/>
    <w:rsid w:val="4A66B295"/>
    <w:rsid w:val="4A80296E"/>
    <w:rsid w:val="4AB82046"/>
    <w:rsid w:val="4AC4396E"/>
    <w:rsid w:val="4AD35C23"/>
    <w:rsid w:val="4AFD6142"/>
    <w:rsid w:val="4B02F4AA"/>
    <w:rsid w:val="4B0C4C78"/>
    <w:rsid w:val="4B15C926"/>
    <w:rsid w:val="4B1ABA5F"/>
    <w:rsid w:val="4B333745"/>
    <w:rsid w:val="4B3C7359"/>
    <w:rsid w:val="4B519136"/>
    <w:rsid w:val="4B55198A"/>
    <w:rsid w:val="4B664CA5"/>
    <w:rsid w:val="4B7EE9EF"/>
    <w:rsid w:val="4B7F9BA0"/>
    <w:rsid w:val="4B7FC2ED"/>
    <w:rsid w:val="4BA1CAF1"/>
    <w:rsid w:val="4BC56E9D"/>
    <w:rsid w:val="4BDCF7E6"/>
    <w:rsid w:val="4BDE46E0"/>
    <w:rsid w:val="4BE9BB89"/>
    <w:rsid w:val="4BEB9B7B"/>
    <w:rsid w:val="4BF19A4B"/>
    <w:rsid w:val="4C0590D2"/>
    <w:rsid w:val="4C084D64"/>
    <w:rsid w:val="4C23CEA5"/>
    <w:rsid w:val="4C29BF8C"/>
    <w:rsid w:val="4C378848"/>
    <w:rsid w:val="4C3B52E7"/>
    <w:rsid w:val="4C4434A9"/>
    <w:rsid w:val="4C5AB966"/>
    <w:rsid w:val="4C6184AB"/>
    <w:rsid w:val="4C6F2C84"/>
    <w:rsid w:val="4C8278EC"/>
    <w:rsid w:val="4C83ADAF"/>
    <w:rsid w:val="4C8DF1D0"/>
    <w:rsid w:val="4C954FE6"/>
    <w:rsid w:val="4C97EF28"/>
    <w:rsid w:val="4CA1241C"/>
    <w:rsid w:val="4CC74F2E"/>
    <w:rsid w:val="4CFC1798"/>
    <w:rsid w:val="4CFC1BA8"/>
    <w:rsid w:val="4D0144F3"/>
    <w:rsid w:val="4D0A424C"/>
    <w:rsid w:val="4D239C7F"/>
    <w:rsid w:val="4D46BFD0"/>
    <w:rsid w:val="4D499C2F"/>
    <w:rsid w:val="4D58C4F0"/>
    <w:rsid w:val="4D63E3F9"/>
    <w:rsid w:val="4D6CBB1D"/>
    <w:rsid w:val="4D6CE98C"/>
    <w:rsid w:val="4D79BA91"/>
    <w:rsid w:val="4D7D987E"/>
    <w:rsid w:val="4D80BFAC"/>
    <w:rsid w:val="4D88C1D3"/>
    <w:rsid w:val="4D8B3BED"/>
    <w:rsid w:val="4E02D4C7"/>
    <w:rsid w:val="4E2A34AE"/>
    <w:rsid w:val="4E3154CA"/>
    <w:rsid w:val="4E33FE0B"/>
    <w:rsid w:val="4E39C57F"/>
    <w:rsid w:val="4E4B15C9"/>
    <w:rsid w:val="4E788218"/>
    <w:rsid w:val="4E97FF04"/>
    <w:rsid w:val="4E996804"/>
    <w:rsid w:val="4E9BD590"/>
    <w:rsid w:val="4EB68AB1"/>
    <w:rsid w:val="4EBFF921"/>
    <w:rsid w:val="4EC00FEB"/>
    <w:rsid w:val="4ED0B352"/>
    <w:rsid w:val="4ED35A1F"/>
    <w:rsid w:val="4ED783B1"/>
    <w:rsid w:val="4EDBA8B7"/>
    <w:rsid w:val="4EFF399F"/>
    <w:rsid w:val="4F044729"/>
    <w:rsid w:val="4F329BD4"/>
    <w:rsid w:val="4F3A5614"/>
    <w:rsid w:val="4F4A56DD"/>
    <w:rsid w:val="4F5ECF0D"/>
    <w:rsid w:val="4F612CED"/>
    <w:rsid w:val="4F623BF6"/>
    <w:rsid w:val="4F64BCDF"/>
    <w:rsid w:val="4F6567E8"/>
    <w:rsid w:val="4F82AA77"/>
    <w:rsid w:val="4F886880"/>
    <w:rsid w:val="4F90B01E"/>
    <w:rsid w:val="4FA09358"/>
    <w:rsid w:val="4FB96189"/>
    <w:rsid w:val="4FC762B7"/>
    <w:rsid w:val="4FCBACB8"/>
    <w:rsid w:val="4FD276CA"/>
    <w:rsid w:val="4FEE47B8"/>
    <w:rsid w:val="4FFC8778"/>
    <w:rsid w:val="5005E05C"/>
    <w:rsid w:val="501B25CD"/>
    <w:rsid w:val="501F5735"/>
    <w:rsid w:val="5031CAA9"/>
    <w:rsid w:val="506485B1"/>
    <w:rsid w:val="5069FFEA"/>
    <w:rsid w:val="507D4E48"/>
    <w:rsid w:val="509B1B7C"/>
    <w:rsid w:val="50AB1C50"/>
    <w:rsid w:val="50AC9069"/>
    <w:rsid w:val="50BC755B"/>
    <w:rsid w:val="50DD4C26"/>
    <w:rsid w:val="50EAADA4"/>
    <w:rsid w:val="50ECF350"/>
    <w:rsid w:val="512EC02D"/>
    <w:rsid w:val="513D7575"/>
    <w:rsid w:val="513E8FA6"/>
    <w:rsid w:val="5140D7AB"/>
    <w:rsid w:val="51522BF4"/>
    <w:rsid w:val="515CFAB6"/>
    <w:rsid w:val="515DC180"/>
    <w:rsid w:val="5193A73F"/>
    <w:rsid w:val="5197723C"/>
    <w:rsid w:val="519D164B"/>
    <w:rsid w:val="519FFA7B"/>
    <w:rsid w:val="51A309BD"/>
    <w:rsid w:val="51ADEE64"/>
    <w:rsid w:val="51B64940"/>
    <w:rsid w:val="51C3C1C4"/>
    <w:rsid w:val="51C93457"/>
    <w:rsid w:val="51E12CD8"/>
    <w:rsid w:val="51EBAB6D"/>
    <w:rsid w:val="51FF194A"/>
    <w:rsid w:val="522C225F"/>
    <w:rsid w:val="52379D56"/>
    <w:rsid w:val="523D1DA8"/>
    <w:rsid w:val="5267422D"/>
    <w:rsid w:val="52705835"/>
    <w:rsid w:val="5272191A"/>
    <w:rsid w:val="52760F05"/>
    <w:rsid w:val="5291A753"/>
    <w:rsid w:val="5296E35D"/>
    <w:rsid w:val="52A3688C"/>
    <w:rsid w:val="52B2327A"/>
    <w:rsid w:val="52B67BD7"/>
    <w:rsid w:val="52DD7255"/>
    <w:rsid w:val="52DFE622"/>
    <w:rsid w:val="52F2456D"/>
    <w:rsid w:val="53089711"/>
    <w:rsid w:val="5308D21B"/>
    <w:rsid w:val="5341CCA4"/>
    <w:rsid w:val="534D8E00"/>
    <w:rsid w:val="5357566C"/>
    <w:rsid w:val="535D36BC"/>
    <w:rsid w:val="536151ED"/>
    <w:rsid w:val="53625563"/>
    <w:rsid w:val="5362ADFC"/>
    <w:rsid w:val="53751C32"/>
    <w:rsid w:val="537E1E7A"/>
    <w:rsid w:val="5384B203"/>
    <w:rsid w:val="538612C9"/>
    <w:rsid w:val="539AE9AB"/>
    <w:rsid w:val="53A3E49E"/>
    <w:rsid w:val="53A515F4"/>
    <w:rsid w:val="53AB9B27"/>
    <w:rsid w:val="53BB9812"/>
    <w:rsid w:val="53CA4FA5"/>
    <w:rsid w:val="53D51A49"/>
    <w:rsid w:val="53DE4E55"/>
    <w:rsid w:val="53E3DC93"/>
    <w:rsid w:val="54022472"/>
    <w:rsid w:val="5415B4BD"/>
    <w:rsid w:val="54193574"/>
    <w:rsid w:val="542432AD"/>
    <w:rsid w:val="5439B2E4"/>
    <w:rsid w:val="543AF5C1"/>
    <w:rsid w:val="544557A7"/>
    <w:rsid w:val="544FE1FE"/>
    <w:rsid w:val="54976275"/>
    <w:rsid w:val="54A499CE"/>
    <w:rsid w:val="54A9444C"/>
    <w:rsid w:val="54B873B0"/>
    <w:rsid w:val="54CB82B8"/>
    <w:rsid w:val="54CECE53"/>
    <w:rsid w:val="54EA81BE"/>
    <w:rsid w:val="54F5A10A"/>
    <w:rsid w:val="54FD6DB1"/>
    <w:rsid w:val="54FF9BFE"/>
    <w:rsid w:val="550C8227"/>
    <w:rsid w:val="550D5B7D"/>
    <w:rsid w:val="5528B72C"/>
    <w:rsid w:val="55346643"/>
    <w:rsid w:val="5568A093"/>
    <w:rsid w:val="5574BEF7"/>
    <w:rsid w:val="55ABC221"/>
    <w:rsid w:val="55B082F4"/>
    <w:rsid w:val="55E384E0"/>
    <w:rsid w:val="55E4CCBB"/>
    <w:rsid w:val="56021E28"/>
    <w:rsid w:val="56219FFE"/>
    <w:rsid w:val="5621E4BF"/>
    <w:rsid w:val="56228F79"/>
    <w:rsid w:val="563288D1"/>
    <w:rsid w:val="56385974"/>
    <w:rsid w:val="563FD32C"/>
    <w:rsid w:val="5642574F"/>
    <w:rsid w:val="5650B016"/>
    <w:rsid w:val="5652DE1B"/>
    <w:rsid w:val="565B7C29"/>
    <w:rsid w:val="5666146D"/>
    <w:rsid w:val="567D22C4"/>
    <w:rsid w:val="569528DE"/>
    <w:rsid w:val="56ABA07F"/>
    <w:rsid w:val="56ACEFAC"/>
    <w:rsid w:val="56AD717F"/>
    <w:rsid w:val="56C47B49"/>
    <w:rsid w:val="56CE20C5"/>
    <w:rsid w:val="56DFD691"/>
    <w:rsid w:val="56E9BEEA"/>
    <w:rsid w:val="57140C75"/>
    <w:rsid w:val="571A3059"/>
    <w:rsid w:val="571E4452"/>
    <w:rsid w:val="572F0298"/>
    <w:rsid w:val="573148A2"/>
    <w:rsid w:val="57375F5D"/>
    <w:rsid w:val="5739C534"/>
    <w:rsid w:val="574C5355"/>
    <w:rsid w:val="5777095B"/>
    <w:rsid w:val="57AF0AB2"/>
    <w:rsid w:val="57AF13AC"/>
    <w:rsid w:val="57DCD57B"/>
    <w:rsid w:val="57EB4CCC"/>
    <w:rsid w:val="57F33950"/>
    <w:rsid w:val="57F874B5"/>
    <w:rsid w:val="58039D4E"/>
    <w:rsid w:val="58069DC4"/>
    <w:rsid w:val="582AFF13"/>
    <w:rsid w:val="583043BB"/>
    <w:rsid w:val="583B5575"/>
    <w:rsid w:val="584CCEC2"/>
    <w:rsid w:val="584D0086"/>
    <w:rsid w:val="585C1BBD"/>
    <w:rsid w:val="58608DAA"/>
    <w:rsid w:val="58890338"/>
    <w:rsid w:val="58A7C4D8"/>
    <w:rsid w:val="58AC1AF6"/>
    <w:rsid w:val="58B315D4"/>
    <w:rsid w:val="58B66D58"/>
    <w:rsid w:val="58BF0DAE"/>
    <w:rsid w:val="58C74629"/>
    <w:rsid w:val="58DF4DA7"/>
    <w:rsid w:val="58E36700"/>
    <w:rsid w:val="58F7C4E8"/>
    <w:rsid w:val="58FA22C8"/>
    <w:rsid w:val="59069591"/>
    <w:rsid w:val="590D2771"/>
    <w:rsid w:val="59195D94"/>
    <w:rsid w:val="5931B2B6"/>
    <w:rsid w:val="5948A87F"/>
    <w:rsid w:val="5959D727"/>
    <w:rsid w:val="595C0EA8"/>
    <w:rsid w:val="596ED863"/>
    <w:rsid w:val="5970E0F6"/>
    <w:rsid w:val="5976B7CA"/>
    <w:rsid w:val="5976D02D"/>
    <w:rsid w:val="597E645A"/>
    <w:rsid w:val="597EE957"/>
    <w:rsid w:val="59830522"/>
    <w:rsid w:val="598E48A7"/>
    <w:rsid w:val="59C35D48"/>
    <w:rsid w:val="59C822EA"/>
    <w:rsid w:val="59EBA8E3"/>
    <w:rsid w:val="59F6BA01"/>
    <w:rsid w:val="59FB93C2"/>
    <w:rsid w:val="5A134333"/>
    <w:rsid w:val="5A1D18E3"/>
    <w:rsid w:val="5A2821CA"/>
    <w:rsid w:val="5A3B0A97"/>
    <w:rsid w:val="5A522DDF"/>
    <w:rsid w:val="5A5C6948"/>
    <w:rsid w:val="5A61F321"/>
    <w:rsid w:val="5A715619"/>
    <w:rsid w:val="5A8D7DDB"/>
    <w:rsid w:val="5AA2BB05"/>
    <w:rsid w:val="5AB1AF4F"/>
    <w:rsid w:val="5AE8EBCC"/>
    <w:rsid w:val="5AF7B50A"/>
    <w:rsid w:val="5B1A7504"/>
    <w:rsid w:val="5B2A4ACD"/>
    <w:rsid w:val="5B44160E"/>
    <w:rsid w:val="5B6C8C3A"/>
    <w:rsid w:val="5B8471EB"/>
    <w:rsid w:val="5B94B651"/>
    <w:rsid w:val="5B94C0B9"/>
    <w:rsid w:val="5BA0033B"/>
    <w:rsid w:val="5BBA2BBF"/>
    <w:rsid w:val="5BCE5094"/>
    <w:rsid w:val="5BF2C0E8"/>
    <w:rsid w:val="5BFEC4BC"/>
    <w:rsid w:val="5C2B90B0"/>
    <w:rsid w:val="5C37BB84"/>
    <w:rsid w:val="5C5DB016"/>
    <w:rsid w:val="5C61F62D"/>
    <w:rsid w:val="5C622A1C"/>
    <w:rsid w:val="5CA4F183"/>
    <w:rsid w:val="5CAE5C59"/>
    <w:rsid w:val="5CB594E2"/>
    <w:rsid w:val="5CB9F0D7"/>
    <w:rsid w:val="5CBBDA16"/>
    <w:rsid w:val="5CCB0A43"/>
    <w:rsid w:val="5CCEB26A"/>
    <w:rsid w:val="5CD7FF88"/>
    <w:rsid w:val="5CE7D0ED"/>
    <w:rsid w:val="5CF90BC4"/>
    <w:rsid w:val="5D128746"/>
    <w:rsid w:val="5D1460D6"/>
    <w:rsid w:val="5D177FD7"/>
    <w:rsid w:val="5D1BDE5A"/>
    <w:rsid w:val="5D1F2C8E"/>
    <w:rsid w:val="5D22EB34"/>
    <w:rsid w:val="5D44DF95"/>
    <w:rsid w:val="5D47CACB"/>
    <w:rsid w:val="5D8656CD"/>
    <w:rsid w:val="5DA26C7C"/>
    <w:rsid w:val="5DB74440"/>
    <w:rsid w:val="5DB7D24E"/>
    <w:rsid w:val="5DC51C0A"/>
    <w:rsid w:val="5DE20D10"/>
    <w:rsid w:val="5DE4FABC"/>
    <w:rsid w:val="5DF459A0"/>
    <w:rsid w:val="5E051821"/>
    <w:rsid w:val="5E0CDDB4"/>
    <w:rsid w:val="5E18DEA5"/>
    <w:rsid w:val="5E2830FF"/>
    <w:rsid w:val="5E409CD2"/>
    <w:rsid w:val="5E749DBB"/>
    <w:rsid w:val="5E7587F5"/>
    <w:rsid w:val="5E83A14E"/>
    <w:rsid w:val="5E96DEEA"/>
    <w:rsid w:val="5EA27A1F"/>
    <w:rsid w:val="5EB66CEE"/>
    <w:rsid w:val="5EBB26A4"/>
    <w:rsid w:val="5EC3F78E"/>
    <w:rsid w:val="5EC91098"/>
    <w:rsid w:val="5ECC1943"/>
    <w:rsid w:val="5ED5A7CE"/>
    <w:rsid w:val="5EE998E7"/>
    <w:rsid w:val="5EED7A72"/>
    <w:rsid w:val="5EFB137A"/>
    <w:rsid w:val="5F18060B"/>
    <w:rsid w:val="5F1D6C98"/>
    <w:rsid w:val="5F3C6875"/>
    <w:rsid w:val="5F556C41"/>
    <w:rsid w:val="5F6D064C"/>
    <w:rsid w:val="5F7C372C"/>
    <w:rsid w:val="5F95FD27"/>
    <w:rsid w:val="5FB4AF06"/>
    <w:rsid w:val="5FCE1997"/>
    <w:rsid w:val="5FE02091"/>
    <w:rsid w:val="5FEC5ED5"/>
    <w:rsid w:val="5FFD8A2B"/>
    <w:rsid w:val="6004705B"/>
    <w:rsid w:val="601B818D"/>
    <w:rsid w:val="603F8186"/>
    <w:rsid w:val="6070CF50"/>
    <w:rsid w:val="60800C2C"/>
    <w:rsid w:val="60847527"/>
    <w:rsid w:val="6089E758"/>
    <w:rsid w:val="609C6C70"/>
    <w:rsid w:val="60B8C072"/>
    <w:rsid w:val="60BFDD34"/>
    <w:rsid w:val="60C2CAF4"/>
    <w:rsid w:val="60D6051B"/>
    <w:rsid w:val="60E0A77A"/>
    <w:rsid w:val="613BC19D"/>
    <w:rsid w:val="613D4364"/>
    <w:rsid w:val="614B669A"/>
    <w:rsid w:val="61507F67"/>
    <w:rsid w:val="61536F3F"/>
    <w:rsid w:val="615BF4CF"/>
    <w:rsid w:val="615E9310"/>
    <w:rsid w:val="61666919"/>
    <w:rsid w:val="61692AA5"/>
    <w:rsid w:val="616D80C3"/>
    <w:rsid w:val="6180D3EE"/>
    <w:rsid w:val="61896E9F"/>
    <w:rsid w:val="618A707E"/>
    <w:rsid w:val="6192BF78"/>
    <w:rsid w:val="619EBA85"/>
    <w:rsid w:val="61AB88DB"/>
    <w:rsid w:val="61BDB659"/>
    <w:rsid w:val="61CE547B"/>
    <w:rsid w:val="61E42FF9"/>
    <w:rsid w:val="61E804CA"/>
    <w:rsid w:val="61EDC5D9"/>
    <w:rsid w:val="61F5FC5B"/>
    <w:rsid w:val="61FFEBB9"/>
    <w:rsid w:val="62002575"/>
    <w:rsid w:val="620427AF"/>
    <w:rsid w:val="621A21B8"/>
    <w:rsid w:val="623682F1"/>
    <w:rsid w:val="6237D1DE"/>
    <w:rsid w:val="6241E5F5"/>
    <w:rsid w:val="62455BFB"/>
    <w:rsid w:val="624A04AA"/>
    <w:rsid w:val="624DC7A5"/>
    <w:rsid w:val="6270B825"/>
    <w:rsid w:val="627C0506"/>
    <w:rsid w:val="628A07C0"/>
    <w:rsid w:val="62A370BE"/>
    <w:rsid w:val="62B6D36C"/>
    <w:rsid w:val="62BE6BE7"/>
    <w:rsid w:val="62C5BC13"/>
    <w:rsid w:val="62C7F7A4"/>
    <w:rsid w:val="62DE9CD3"/>
    <w:rsid w:val="62EC4FC8"/>
    <w:rsid w:val="62F705FA"/>
    <w:rsid w:val="62FC1A53"/>
    <w:rsid w:val="6305C74E"/>
    <w:rsid w:val="630B57DA"/>
    <w:rsid w:val="63278AC2"/>
    <w:rsid w:val="632F24EE"/>
    <w:rsid w:val="634757A7"/>
    <w:rsid w:val="6349F94F"/>
    <w:rsid w:val="635AAD5A"/>
    <w:rsid w:val="63910E1E"/>
    <w:rsid w:val="639BBC1A"/>
    <w:rsid w:val="63A97194"/>
    <w:rsid w:val="63B68762"/>
    <w:rsid w:val="63BDD418"/>
    <w:rsid w:val="63C663A2"/>
    <w:rsid w:val="63D774E7"/>
    <w:rsid w:val="63E913A0"/>
    <w:rsid w:val="6411AE00"/>
    <w:rsid w:val="641EB4E4"/>
    <w:rsid w:val="641EE94D"/>
    <w:rsid w:val="64226CA2"/>
    <w:rsid w:val="6427C977"/>
    <w:rsid w:val="6429A50C"/>
    <w:rsid w:val="6429AA96"/>
    <w:rsid w:val="643FF75C"/>
    <w:rsid w:val="644783E2"/>
    <w:rsid w:val="645F931E"/>
    <w:rsid w:val="6475B6AA"/>
    <w:rsid w:val="64896EF6"/>
    <w:rsid w:val="64996D5F"/>
    <w:rsid w:val="64B9297B"/>
    <w:rsid w:val="64C30A15"/>
    <w:rsid w:val="64C673D6"/>
    <w:rsid w:val="64C7BEB8"/>
    <w:rsid w:val="64C8226C"/>
    <w:rsid w:val="64CF2CA9"/>
    <w:rsid w:val="64D7E17E"/>
    <w:rsid w:val="64F09FF3"/>
    <w:rsid w:val="64F6CE63"/>
    <w:rsid w:val="6504DF00"/>
    <w:rsid w:val="65105C78"/>
    <w:rsid w:val="652A6828"/>
    <w:rsid w:val="653EA5CA"/>
    <w:rsid w:val="65444DA3"/>
    <w:rsid w:val="654DE930"/>
    <w:rsid w:val="65619923"/>
    <w:rsid w:val="656E19ED"/>
    <w:rsid w:val="65AF796F"/>
    <w:rsid w:val="65C18D77"/>
    <w:rsid w:val="65DEDA44"/>
    <w:rsid w:val="65E0925B"/>
    <w:rsid w:val="661C093D"/>
    <w:rsid w:val="6623F08A"/>
    <w:rsid w:val="6638B67D"/>
    <w:rsid w:val="66396A02"/>
    <w:rsid w:val="664E7D13"/>
    <w:rsid w:val="6698CC06"/>
    <w:rsid w:val="669D6DFB"/>
    <w:rsid w:val="66C11A56"/>
    <w:rsid w:val="66C4F11E"/>
    <w:rsid w:val="66DA1C25"/>
    <w:rsid w:val="66DB393E"/>
    <w:rsid w:val="66FC9386"/>
    <w:rsid w:val="6719DBD2"/>
    <w:rsid w:val="6721F103"/>
    <w:rsid w:val="6725FF20"/>
    <w:rsid w:val="673CA164"/>
    <w:rsid w:val="67549AD1"/>
    <w:rsid w:val="6758D2A1"/>
    <w:rsid w:val="67710C9E"/>
    <w:rsid w:val="677FABCB"/>
    <w:rsid w:val="6789F76B"/>
    <w:rsid w:val="678D09CB"/>
    <w:rsid w:val="67993F0B"/>
    <w:rsid w:val="6799F085"/>
    <w:rsid w:val="67A1570D"/>
    <w:rsid w:val="67AE649D"/>
    <w:rsid w:val="67B4246B"/>
    <w:rsid w:val="67B88631"/>
    <w:rsid w:val="67C12D16"/>
    <w:rsid w:val="67C2564C"/>
    <w:rsid w:val="67C7B17F"/>
    <w:rsid w:val="67CE33CC"/>
    <w:rsid w:val="67D1EA8F"/>
    <w:rsid w:val="67D2F241"/>
    <w:rsid w:val="67D4080C"/>
    <w:rsid w:val="67D84BBB"/>
    <w:rsid w:val="67DF7CEB"/>
    <w:rsid w:val="67E00F45"/>
    <w:rsid w:val="67F1B6D0"/>
    <w:rsid w:val="67F943A8"/>
    <w:rsid w:val="67FC0394"/>
    <w:rsid w:val="68065B32"/>
    <w:rsid w:val="685E2C22"/>
    <w:rsid w:val="687BEE65"/>
    <w:rsid w:val="68938501"/>
    <w:rsid w:val="68CA68B3"/>
    <w:rsid w:val="68CEB3A0"/>
    <w:rsid w:val="68D1F222"/>
    <w:rsid w:val="68E46403"/>
    <w:rsid w:val="68FD162F"/>
    <w:rsid w:val="690D7FB4"/>
    <w:rsid w:val="691A90FD"/>
    <w:rsid w:val="692A4929"/>
    <w:rsid w:val="69724110"/>
    <w:rsid w:val="6978418B"/>
    <w:rsid w:val="6980B5EA"/>
    <w:rsid w:val="698E3B86"/>
    <w:rsid w:val="69B2CF05"/>
    <w:rsid w:val="69B953CF"/>
    <w:rsid w:val="69C1BAFF"/>
    <w:rsid w:val="69C45903"/>
    <w:rsid w:val="69CD6B5C"/>
    <w:rsid w:val="69E180B5"/>
    <w:rsid w:val="69EE9F46"/>
    <w:rsid w:val="69F74DB4"/>
    <w:rsid w:val="6A0E5E88"/>
    <w:rsid w:val="6A0E99AB"/>
    <w:rsid w:val="6A1581C5"/>
    <w:rsid w:val="6A167D48"/>
    <w:rsid w:val="6A4F574D"/>
    <w:rsid w:val="6A5A834C"/>
    <w:rsid w:val="6A6473A8"/>
    <w:rsid w:val="6A71372F"/>
    <w:rsid w:val="6AC19D34"/>
    <w:rsid w:val="6ADA49BE"/>
    <w:rsid w:val="6ADBAFF0"/>
    <w:rsid w:val="6AE903B6"/>
    <w:rsid w:val="6AF915EE"/>
    <w:rsid w:val="6B0959E8"/>
    <w:rsid w:val="6B165FC0"/>
    <w:rsid w:val="6B195130"/>
    <w:rsid w:val="6B33727D"/>
    <w:rsid w:val="6B4D7BF6"/>
    <w:rsid w:val="6B52DC2E"/>
    <w:rsid w:val="6B8377E0"/>
    <w:rsid w:val="6B88D899"/>
    <w:rsid w:val="6B92CCF4"/>
    <w:rsid w:val="6BB32D51"/>
    <w:rsid w:val="6BB695FA"/>
    <w:rsid w:val="6BB6D639"/>
    <w:rsid w:val="6BB80FAE"/>
    <w:rsid w:val="6BC05C5C"/>
    <w:rsid w:val="6BC82F87"/>
    <w:rsid w:val="6BC8531A"/>
    <w:rsid w:val="6BCFAB51"/>
    <w:rsid w:val="6BE97D63"/>
    <w:rsid w:val="6BF86891"/>
    <w:rsid w:val="6BF8D01B"/>
    <w:rsid w:val="6C233C2D"/>
    <w:rsid w:val="6C5D6D95"/>
    <w:rsid w:val="6C69AF2C"/>
    <w:rsid w:val="6C7CD161"/>
    <w:rsid w:val="6C89DCD8"/>
    <w:rsid w:val="6C8A1BBC"/>
    <w:rsid w:val="6C969136"/>
    <w:rsid w:val="6CA43855"/>
    <w:rsid w:val="6CA9B9DE"/>
    <w:rsid w:val="6CAA4B00"/>
    <w:rsid w:val="6CAAEA1F"/>
    <w:rsid w:val="6CAD9B26"/>
    <w:rsid w:val="6CBAED5F"/>
    <w:rsid w:val="6CD0EC5E"/>
    <w:rsid w:val="6CD2F568"/>
    <w:rsid w:val="6CD4BEDB"/>
    <w:rsid w:val="6CE8CEFD"/>
    <w:rsid w:val="6CE9D937"/>
    <w:rsid w:val="6CF6F26B"/>
    <w:rsid w:val="6D07F1C6"/>
    <w:rsid w:val="6D1A0A14"/>
    <w:rsid w:val="6D27E160"/>
    <w:rsid w:val="6D2AD417"/>
    <w:rsid w:val="6D2E8403"/>
    <w:rsid w:val="6D330EA0"/>
    <w:rsid w:val="6D417F0A"/>
    <w:rsid w:val="6D5C4712"/>
    <w:rsid w:val="6D712BCC"/>
    <w:rsid w:val="6D71C344"/>
    <w:rsid w:val="6D72F234"/>
    <w:rsid w:val="6D9E8DF5"/>
    <w:rsid w:val="6D9F2926"/>
    <w:rsid w:val="6D9F323B"/>
    <w:rsid w:val="6DADDC21"/>
    <w:rsid w:val="6DBAAFFD"/>
    <w:rsid w:val="6DBD1DBF"/>
    <w:rsid w:val="6DCACD47"/>
    <w:rsid w:val="6DDCC602"/>
    <w:rsid w:val="6DEA8500"/>
    <w:rsid w:val="6E0214AE"/>
    <w:rsid w:val="6E1C1D44"/>
    <w:rsid w:val="6E46D1CB"/>
    <w:rsid w:val="6E92E07D"/>
    <w:rsid w:val="6E9E4893"/>
    <w:rsid w:val="6EABAAD5"/>
    <w:rsid w:val="6EB5D8E0"/>
    <w:rsid w:val="6EDB31D8"/>
    <w:rsid w:val="6EDB5B86"/>
    <w:rsid w:val="6EEA7AEC"/>
    <w:rsid w:val="6EEEA9CC"/>
    <w:rsid w:val="6F09F188"/>
    <w:rsid w:val="6F215A89"/>
    <w:rsid w:val="6F23BAD5"/>
    <w:rsid w:val="6F3CD079"/>
    <w:rsid w:val="6F48F8DD"/>
    <w:rsid w:val="6F4962F7"/>
    <w:rsid w:val="6F631DC2"/>
    <w:rsid w:val="6F6F1E87"/>
    <w:rsid w:val="6F77989C"/>
    <w:rsid w:val="6F964AB0"/>
    <w:rsid w:val="6FAF8588"/>
    <w:rsid w:val="6FC456CC"/>
    <w:rsid w:val="6FCD3E13"/>
    <w:rsid w:val="6FDCFDDC"/>
    <w:rsid w:val="6FDF2A15"/>
    <w:rsid w:val="6FF1F950"/>
    <w:rsid w:val="6FFE0731"/>
    <w:rsid w:val="701070F8"/>
    <w:rsid w:val="701C6D1C"/>
    <w:rsid w:val="7037DECE"/>
    <w:rsid w:val="70442278"/>
    <w:rsid w:val="7048985E"/>
    <w:rsid w:val="7049C9EF"/>
    <w:rsid w:val="7076CE77"/>
    <w:rsid w:val="708AD7B9"/>
    <w:rsid w:val="708D1965"/>
    <w:rsid w:val="70D45A90"/>
    <w:rsid w:val="70D473E2"/>
    <w:rsid w:val="70DD51F4"/>
    <w:rsid w:val="70E31784"/>
    <w:rsid w:val="70E5875F"/>
    <w:rsid w:val="710538AF"/>
    <w:rsid w:val="710558E9"/>
    <w:rsid w:val="7117B65B"/>
    <w:rsid w:val="71313545"/>
    <w:rsid w:val="713E21B9"/>
    <w:rsid w:val="715950F7"/>
    <w:rsid w:val="715C5707"/>
    <w:rsid w:val="7166E2D1"/>
    <w:rsid w:val="718EF6AA"/>
    <w:rsid w:val="719A8BB0"/>
    <w:rsid w:val="71A7C02B"/>
    <w:rsid w:val="71A88D1D"/>
    <w:rsid w:val="71AD6868"/>
    <w:rsid w:val="71B5979C"/>
    <w:rsid w:val="71B5EB9F"/>
    <w:rsid w:val="71B7F376"/>
    <w:rsid w:val="71B84086"/>
    <w:rsid w:val="71BB250E"/>
    <w:rsid w:val="71D9B66F"/>
    <w:rsid w:val="71EC14D6"/>
    <w:rsid w:val="72067282"/>
    <w:rsid w:val="722EE97E"/>
    <w:rsid w:val="72338AD2"/>
    <w:rsid w:val="72565D30"/>
    <w:rsid w:val="72571CE1"/>
    <w:rsid w:val="725CF5C0"/>
    <w:rsid w:val="72702AF1"/>
    <w:rsid w:val="727291C2"/>
    <w:rsid w:val="72969F6C"/>
    <w:rsid w:val="729923C3"/>
    <w:rsid w:val="729C6CE4"/>
    <w:rsid w:val="72ABC5A8"/>
    <w:rsid w:val="72B2843E"/>
    <w:rsid w:val="72C06195"/>
    <w:rsid w:val="72CB9B65"/>
    <w:rsid w:val="72CCAF19"/>
    <w:rsid w:val="72D3F428"/>
    <w:rsid w:val="72D9B4B2"/>
    <w:rsid w:val="72E68ED2"/>
    <w:rsid w:val="72FF0665"/>
    <w:rsid w:val="7335107B"/>
    <w:rsid w:val="7344005F"/>
    <w:rsid w:val="7380CD0D"/>
    <w:rsid w:val="739EC5AC"/>
    <w:rsid w:val="73A95355"/>
    <w:rsid w:val="73B2A585"/>
    <w:rsid w:val="73B58862"/>
    <w:rsid w:val="73BC4709"/>
    <w:rsid w:val="73C0A81B"/>
    <w:rsid w:val="73C616FE"/>
    <w:rsid w:val="73C941A6"/>
    <w:rsid w:val="73CABFB5"/>
    <w:rsid w:val="73CF644F"/>
    <w:rsid w:val="73D795BF"/>
    <w:rsid w:val="73DF541E"/>
    <w:rsid w:val="740AF49B"/>
    <w:rsid w:val="741DC79F"/>
    <w:rsid w:val="7438A7EA"/>
    <w:rsid w:val="744673CB"/>
    <w:rsid w:val="7447D9ED"/>
    <w:rsid w:val="7450EC6C"/>
    <w:rsid w:val="74549080"/>
    <w:rsid w:val="747D719D"/>
    <w:rsid w:val="74A22098"/>
    <w:rsid w:val="74AEB6D1"/>
    <w:rsid w:val="74BBF646"/>
    <w:rsid w:val="74CE0925"/>
    <w:rsid w:val="74DFD0C0"/>
    <w:rsid w:val="74F0B0D8"/>
    <w:rsid w:val="74F5EC4B"/>
    <w:rsid w:val="74FB9CBC"/>
    <w:rsid w:val="75125052"/>
    <w:rsid w:val="751ADD08"/>
    <w:rsid w:val="751CFC9D"/>
    <w:rsid w:val="7531CD47"/>
    <w:rsid w:val="75419BC5"/>
    <w:rsid w:val="7550F094"/>
    <w:rsid w:val="7575B289"/>
    <w:rsid w:val="75812CC3"/>
    <w:rsid w:val="7590958E"/>
    <w:rsid w:val="759ECF75"/>
    <w:rsid w:val="75B16023"/>
    <w:rsid w:val="75BAE8E4"/>
    <w:rsid w:val="75D77C5B"/>
    <w:rsid w:val="75DC0DF6"/>
    <w:rsid w:val="75DC8711"/>
    <w:rsid w:val="76044881"/>
    <w:rsid w:val="76245ACF"/>
    <w:rsid w:val="76326A5B"/>
    <w:rsid w:val="7632EAC5"/>
    <w:rsid w:val="763385D5"/>
    <w:rsid w:val="763B774F"/>
    <w:rsid w:val="763CA18E"/>
    <w:rsid w:val="76610C66"/>
    <w:rsid w:val="76B50F7D"/>
    <w:rsid w:val="76D0692E"/>
    <w:rsid w:val="76D75B25"/>
    <w:rsid w:val="76E959D8"/>
    <w:rsid w:val="76F03725"/>
    <w:rsid w:val="77180E12"/>
    <w:rsid w:val="7723A76F"/>
    <w:rsid w:val="77251B04"/>
    <w:rsid w:val="77252912"/>
    <w:rsid w:val="7730945C"/>
    <w:rsid w:val="77458F58"/>
    <w:rsid w:val="77586BC6"/>
    <w:rsid w:val="775F255C"/>
    <w:rsid w:val="777A3405"/>
    <w:rsid w:val="77A7F04C"/>
    <w:rsid w:val="77AA838A"/>
    <w:rsid w:val="77AC1E22"/>
    <w:rsid w:val="77D06C46"/>
    <w:rsid w:val="77D92E4E"/>
    <w:rsid w:val="77DBAA82"/>
    <w:rsid w:val="77F22A15"/>
    <w:rsid w:val="77F3D68D"/>
    <w:rsid w:val="77FF4C2B"/>
    <w:rsid w:val="7802AABE"/>
    <w:rsid w:val="78067339"/>
    <w:rsid w:val="7809E70F"/>
    <w:rsid w:val="78151C5D"/>
    <w:rsid w:val="78373AF0"/>
    <w:rsid w:val="7851B205"/>
    <w:rsid w:val="785EA0E9"/>
    <w:rsid w:val="786AA791"/>
    <w:rsid w:val="7872C4D6"/>
    <w:rsid w:val="787C8060"/>
    <w:rsid w:val="7889FFE4"/>
    <w:rsid w:val="78A82725"/>
    <w:rsid w:val="78B04B6F"/>
    <w:rsid w:val="78FA1982"/>
    <w:rsid w:val="78FC4517"/>
    <w:rsid w:val="78FD4879"/>
    <w:rsid w:val="7904329D"/>
    <w:rsid w:val="790E28D2"/>
    <w:rsid w:val="792E1D2E"/>
    <w:rsid w:val="796C40C4"/>
    <w:rsid w:val="79828F63"/>
    <w:rsid w:val="79A6FA2C"/>
    <w:rsid w:val="79AD7DA7"/>
    <w:rsid w:val="79B94494"/>
    <w:rsid w:val="79DD7517"/>
    <w:rsid w:val="7A2B7616"/>
    <w:rsid w:val="7A2FD80A"/>
    <w:rsid w:val="7A45973A"/>
    <w:rsid w:val="7A4F2D87"/>
    <w:rsid w:val="7A59B677"/>
    <w:rsid w:val="7A64BE7C"/>
    <w:rsid w:val="7A6683E9"/>
    <w:rsid w:val="7A74CA63"/>
    <w:rsid w:val="7A8DBFEF"/>
    <w:rsid w:val="7AA002FE"/>
    <w:rsid w:val="7AA37E67"/>
    <w:rsid w:val="7AC4B0C7"/>
    <w:rsid w:val="7AD5AF31"/>
    <w:rsid w:val="7AE19F68"/>
    <w:rsid w:val="7AE3E7E7"/>
    <w:rsid w:val="7AF3D877"/>
    <w:rsid w:val="7AFBF96A"/>
    <w:rsid w:val="7B073C44"/>
    <w:rsid w:val="7B17C2FD"/>
    <w:rsid w:val="7B1B96BE"/>
    <w:rsid w:val="7B612647"/>
    <w:rsid w:val="7B73EA0B"/>
    <w:rsid w:val="7B7FD521"/>
    <w:rsid w:val="7B83BC2D"/>
    <w:rsid w:val="7B87B182"/>
    <w:rsid w:val="7B87E66E"/>
    <w:rsid w:val="7BA07BE1"/>
    <w:rsid w:val="7BB1C310"/>
    <w:rsid w:val="7BDC6CEF"/>
    <w:rsid w:val="7BEDAE3C"/>
    <w:rsid w:val="7BF1D528"/>
    <w:rsid w:val="7BF909AB"/>
    <w:rsid w:val="7BFE30FD"/>
    <w:rsid w:val="7C04D04C"/>
    <w:rsid w:val="7C0A0997"/>
    <w:rsid w:val="7C12CCAC"/>
    <w:rsid w:val="7C1339A4"/>
    <w:rsid w:val="7C195C30"/>
    <w:rsid w:val="7C33E5D9"/>
    <w:rsid w:val="7C35A9CD"/>
    <w:rsid w:val="7C49543C"/>
    <w:rsid w:val="7C4C38CF"/>
    <w:rsid w:val="7C4D8666"/>
    <w:rsid w:val="7C717113"/>
    <w:rsid w:val="7C765C1A"/>
    <w:rsid w:val="7C7AF363"/>
    <w:rsid w:val="7C7BF8D8"/>
    <w:rsid w:val="7C83C8BD"/>
    <w:rsid w:val="7C9012A9"/>
    <w:rsid w:val="7C9BA2E3"/>
    <w:rsid w:val="7CB4CB40"/>
    <w:rsid w:val="7CBB80B7"/>
    <w:rsid w:val="7CD07A61"/>
    <w:rsid w:val="7CE203B4"/>
    <w:rsid w:val="7CE337A6"/>
    <w:rsid w:val="7CE873CE"/>
    <w:rsid w:val="7CF2EF1E"/>
    <w:rsid w:val="7CF4B23F"/>
    <w:rsid w:val="7D1D9B44"/>
    <w:rsid w:val="7D3690D0"/>
    <w:rsid w:val="7D465F4E"/>
    <w:rsid w:val="7D4D4DB9"/>
    <w:rsid w:val="7D5CC517"/>
    <w:rsid w:val="7D5CEA39"/>
    <w:rsid w:val="7D62720F"/>
    <w:rsid w:val="7D893CC6"/>
    <w:rsid w:val="7DA8E76C"/>
    <w:rsid w:val="7DAA20BB"/>
    <w:rsid w:val="7DAD72D7"/>
    <w:rsid w:val="7DC1CA00"/>
    <w:rsid w:val="7DD703FC"/>
    <w:rsid w:val="7DD7F1B6"/>
    <w:rsid w:val="7DF1D61F"/>
    <w:rsid w:val="7DFF0DE7"/>
    <w:rsid w:val="7E178555"/>
    <w:rsid w:val="7E209F68"/>
    <w:rsid w:val="7E26B1C3"/>
    <w:rsid w:val="7E29417D"/>
    <w:rsid w:val="7E87945E"/>
    <w:rsid w:val="7E8ED498"/>
    <w:rsid w:val="7E8F7DB4"/>
    <w:rsid w:val="7E9FC56F"/>
    <w:rsid w:val="7EAB64C1"/>
    <w:rsid w:val="7EC474C6"/>
    <w:rsid w:val="7EC91B68"/>
    <w:rsid w:val="7ECBD0B0"/>
    <w:rsid w:val="7ED5CA57"/>
    <w:rsid w:val="7EDD9084"/>
    <w:rsid w:val="7EE97EA3"/>
    <w:rsid w:val="7EF02B01"/>
    <w:rsid w:val="7EF3B1EC"/>
    <w:rsid w:val="7F0CD2F3"/>
    <w:rsid w:val="7F206903"/>
    <w:rsid w:val="7F2C5784"/>
    <w:rsid w:val="7F39202B"/>
    <w:rsid w:val="7F4DBFC9"/>
    <w:rsid w:val="7F63508E"/>
    <w:rsid w:val="7F709E99"/>
    <w:rsid w:val="7F70A581"/>
    <w:rsid w:val="7F7F7EBD"/>
    <w:rsid w:val="7F83C992"/>
    <w:rsid w:val="7F8A1742"/>
    <w:rsid w:val="7FADEBB7"/>
    <w:rsid w:val="7FB684DF"/>
    <w:rsid w:val="7FBECBB3"/>
    <w:rsid w:val="7FC208CE"/>
    <w:rsid w:val="7FC311B9"/>
    <w:rsid w:val="7FC38867"/>
    <w:rsid w:val="7FF006E5"/>
    <w:rsid w:val="7FFA8C77"/>
    <w:rsid w:val="7FFCD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1A3DF"/>
  <w15:docId w15:val="{A4175765-321E-46C6-A69A-38A48A75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7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7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51A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37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372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2717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7CD"/>
  </w:style>
  <w:style w:type="paragraph" w:styleId="Footer">
    <w:name w:val="footer"/>
    <w:basedOn w:val="Normal"/>
    <w:link w:val="FooterChar"/>
    <w:uiPriority w:val="99"/>
    <w:unhideWhenUsed/>
    <w:rsid w:val="002717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7CD"/>
  </w:style>
  <w:style w:type="character" w:styleId="CommentReference">
    <w:name w:val="annotation reference"/>
    <w:basedOn w:val="DefaultParagraphFont"/>
    <w:uiPriority w:val="99"/>
    <w:semiHidden/>
    <w:unhideWhenUsed/>
    <w:rsid w:val="004442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2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2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2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2AD"/>
    <w:rPr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853531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98270C"/>
  </w:style>
  <w:style w:type="paragraph" w:styleId="ListParagraph">
    <w:name w:val="List Paragraph"/>
    <w:basedOn w:val="Normal"/>
    <w:uiPriority w:val="34"/>
    <w:qFormat/>
    <w:rsid w:val="00FE194E"/>
    <w:pPr>
      <w:ind w:left="720"/>
      <w:contextualSpacing/>
    </w:pPr>
  </w:style>
  <w:style w:type="table" w:styleId="TableGrid">
    <w:name w:val="Table Grid"/>
    <w:basedOn w:val="TableNormal"/>
    <w:uiPriority w:val="39"/>
    <w:rsid w:val="00DA2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3">
    <w:name w:val="Grid Table 3 Accent 3"/>
    <w:basedOn w:val="TableNormal"/>
    <w:uiPriority w:val="48"/>
    <w:rsid w:val="00DA2DF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9A51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5036FF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2146B"/>
    <w:pPr>
      <w:tabs>
        <w:tab w:val="right" w:leader="dot" w:pos="10070"/>
      </w:tabs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036FF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036FF"/>
    <w:pPr>
      <w:ind w:left="48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36FF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036FF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5036FF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5036FF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5036FF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5036FF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5036FF"/>
    <w:pPr>
      <w:ind w:left="1920"/>
    </w:pPr>
    <w:rPr>
      <w:rFonts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A53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2FDB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301A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925D2"/>
    <w:rPr>
      <w:color w:val="808080"/>
    </w:rPr>
  </w:style>
  <w:style w:type="paragraph" w:styleId="NormalWeb">
    <w:name w:val="Normal (Web)"/>
    <w:basedOn w:val="Normal"/>
    <w:uiPriority w:val="99"/>
    <w:unhideWhenUsed/>
    <w:rsid w:val="001E5C4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9977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header" Target="header14.xml"/><Relationship Id="rId39" Type="http://schemas.openxmlformats.org/officeDocument/2006/relationships/header" Target="header27.xml"/><Relationship Id="rId21" Type="http://schemas.openxmlformats.org/officeDocument/2006/relationships/header" Target="header9.xml"/><Relationship Id="rId34" Type="http://schemas.openxmlformats.org/officeDocument/2006/relationships/header" Target="header22.xml"/><Relationship Id="rId42" Type="http://schemas.microsoft.com/office/2011/relationships/people" Target="peop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8.xml"/><Relationship Id="rId29" Type="http://schemas.openxmlformats.org/officeDocument/2006/relationships/header" Target="header17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12.xml"/><Relationship Id="rId32" Type="http://schemas.openxmlformats.org/officeDocument/2006/relationships/header" Target="header20.xml"/><Relationship Id="rId37" Type="http://schemas.openxmlformats.org/officeDocument/2006/relationships/header" Target="header25.xml"/><Relationship Id="rId40" Type="http://schemas.openxmlformats.org/officeDocument/2006/relationships/header" Target="header28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eader" Target="header11.xml"/><Relationship Id="rId28" Type="http://schemas.openxmlformats.org/officeDocument/2006/relationships/header" Target="header16.xml"/><Relationship Id="rId36" Type="http://schemas.openxmlformats.org/officeDocument/2006/relationships/header" Target="header24.xml"/><Relationship Id="rId10" Type="http://schemas.openxmlformats.org/officeDocument/2006/relationships/endnotes" Target="endnotes.xml"/><Relationship Id="rId19" Type="http://schemas.openxmlformats.org/officeDocument/2006/relationships/header" Target="header7.xml"/><Relationship Id="rId31" Type="http://schemas.openxmlformats.org/officeDocument/2006/relationships/header" Target="header1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10.xml"/><Relationship Id="rId27" Type="http://schemas.openxmlformats.org/officeDocument/2006/relationships/header" Target="header15.xml"/><Relationship Id="rId30" Type="http://schemas.openxmlformats.org/officeDocument/2006/relationships/header" Target="header18.xml"/><Relationship Id="rId35" Type="http://schemas.openxmlformats.org/officeDocument/2006/relationships/header" Target="header23.xm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eader" Target="header13.xml"/><Relationship Id="rId33" Type="http://schemas.openxmlformats.org/officeDocument/2006/relationships/header" Target="header21.xml"/><Relationship Id="rId38" Type="http://schemas.openxmlformats.org/officeDocument/2006/relationships/header" Target="header2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3C731A054326439A9D2FEFCF0664C3" ma:contentTypeVersion="0" ma:contentTypeDescription="Create a new document." ma:contentTypeScope="" ma:versionID="b82640036bd90cb2d599d35e34e765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2794dbf7dba8df738a62a0ecd941e8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2832F5-FDA2-4CE6-A1D5-3E99C5DB7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6B1AD0-947A-45FC-AAA2-FDB467D981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66C107-C6B7-4F65-BC15-534573F8D1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FC474F-7A70-704C-AF85-ACA29516F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12430</Words>
  <Characters>70851</Characters>
  <Application>Microsoft Office Word</Application>
  <DocSecurity>0</DocSecurity>
  <Lines>590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83115</CharactersWithSpaces>
  <SharedDoc>false</SharedDoc>
  <HLinks>
    <vt:vector size="972" baseType="variant">
      <vt:variant>
        <vt:i4>393244</vt:i4>
      </vt:variant>
      <vt:variant>
        <vt:i4>945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393244</vt:i4>
      </vt:variant>
      <vt:variant>
        <vt:i4>942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393244</vt:i4>
      </vt:variant>
      <vt:variant>
        <vt:i4>939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393244</vt:i4>
      </vt:variant>
      <vt:variant>
        <vt:i4>936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393244</vt:i4>
      </vt:variant>
      <vt:variant>
        <vt:i4>933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393244</vt:i4>
      </vt:variant>
      <vt:variant>
        <vt:i4>930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393244</vt:i4>
      </vt:variant>
      <vt:variant>
        <vt:i4>927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393244</vt:i4>
      </vt:variant>
      <vt:variant>
        <vt:i4>924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393244</vt:i4>
      </vt:variant>
      <vt:variant>
        <vt:i4>921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1310779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_Toc140582205</vt:lpwstr>
      </vt:variant>
      <vt:variant>
        <vt:i4>1310779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_Toc140582204</vt:lpwstr>
      </vt:variant>
      <vt:variant>
        <vt:i4>1310779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_Toc140582203</vt:lpwstr>
      </vt:variant>
      <vt:variant>
        <vt:i4>1310779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_Toc140582202</vt:lpwstr>
      </vt:variant>
      <vt:variant>
        <vt:i4>1310779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_Toc140582201</vt:lpwstr>
      </vt:variant>
      <vt:variant>
        <vt:i4>1310779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_Toc140582200</vt:lpwstr>
      </vt:variant>
      <vt:variant>
        <vt:i4>1900600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_Toc140582199</vt:lpwstr>
      </vt:variant>
      <vt:variant>
        <vt:i4>1900600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_Toc140582198</vt:lpwstr>
      </vt:variant>
      <vt:variant>
        <vt:i4>1900600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_Toc140582197</vt:lpwstr>
      </vt:variant>
      <vt:variant>
        <vt:i4>1900600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_Toc140582196</vt:lpwstr>
      </vt:variant>
      <vt:variant>
        <vt:i4>1900600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_Toc140582195</vt:lpwstr>
      </vt:variant>
      <vt:variant>
        <vt:i4>1900600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_Toc140582194</vt:lpwstr>
      </vt:variant>
      <vt:variant>
        <vt:i4>1900600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_Toc140582193</vt:lpwstr>
      </vt:variant>
      <vt:variant>
        <vt:i4>1900600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_Toc140582192</vt:lpwstr>
      </vt:variant>
      <vt:variant>
        <vt:i4>1900600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_Toc140582191</vt:lpwstr>
      </vt:variant>
      <vt:variant>
        <vt:i4>1900600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_Toc140582190</vt:lpwstr>
      </vt:variant>
      <vt:variant>
        <vt:i4>1835064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_Toc140582189</vt:lpwstr>
      </vt:variant>
      <vt:variant>
        <vt:i4>1835064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_Toc140582188</vt:lpwstr>
      </vt:variant>
      <vt:variant>
        <vt:i4>1835064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_Toc140582187</vt:lpwstr>
      </vt:variant>
      <vt:variant>
        <vt:i4>1835064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_Toc140582186</vt:lpwstr>
      </vt:variant>
      <vt:variant>
        <vt:i4>1835064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_Toc140582185</vt:lpwstr>
      </vt:variant>
      <vt:variant>
        <vt:i4>1835064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_Toc140582184</vt:lpwstr>
      </vt:variant>
      <vt:variant>
        <vt:i4>1835064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_Toc140582183</vt:lpwstr>
      </vt:variant>
      <vt:variant>
        <vt:i4>1835064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_Toc140582182</vt:lpwstr>
      </vt:variant>
      <vt:variant>
        <vt:i4>1835064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_Toc140582181</vt:lpwstr>
      </vt:variant>
      <vt:variant>
        <vt:i4>1835064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_Toc140582180</vt:lpwstr>
      </vt:variant>
      <vt:variant>
        <vt:i4>1245240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_Toc140582179</vt:lpwstr>
      </vt:variant>
      <vt:variant>
        <vt:i4>1245240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_Toc140582178</vt:lpwstr>
      </vt:variant>
      <vt:variant>
        <vt:i4>1245240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_Toc140582177</vt:lpwstr>
      </vt:variant>
      <vt:variant>
        <vt:i4>1245240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_Toc140582176</vt:lpwstr>
      </vt:variant>
      <vt:variant>
        <vt:i4>1245240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_Toc140582175</vt:lpwstr>
      </vt:variant>
      <vt:variant>
        <vt:i4>1245240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_Toc140582174</vt:lpwstr>
      </vt:variant>
      <vt:variant>
        <vt:i4>1245240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_Toc140582173</vt:lpwstr>
      </vt:variant>
      <vt:variant>
        <vt:i4>1245240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_Toc140582172</vt:lpwstr>
      </vt:variant>
      <vt:variant>
        <vt:i4>1245240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_Toc140582171</vt:lpwstr>
      </vt:variant>
      <vt:variant>
        <vt:i4>1245240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_Toc140582170</vt:lpwstr>
      </vt:variant>
      <vt:variant>
        <vt:i4>1179704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_Toc140582169</vt:lpwstr>
      </vt:variant>
      <vt:variant>
        <vt:i4>1179704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_Toc140582168</vt:lpwstr>
      </vt:variant>
      <vt:variant>
        <vt:i4>1179704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_Toc140582167</vt:lpwstr>
      </vt:variant>
      <vt:variant>
        <vt:i4>1179704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_Toc140582166</vt:lpwstr>
      </vt:variant>
      <vt:variant>
        <vt:i4>1179704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_Toc140582165</vt:lpwstr>
      </vt:variant>
      <vt:variant>
        <vt:i4>1179704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_Toc140582164</vt:lpwstr>
      </vt:variant>
      <vt:variant>
        <vt:i4>1179704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_Toc140582163</vt:lpwstr>
      </vt:variant>
      <vt:variant>
        <vt:i4>1179704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_Toc140582162</vt:lpwstr>
      </vt:variant>
      <vt:variant>
        <vt:i4>1179704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_Toc140582161</vt:lpwstr>
      </vt:variant>
      <vt:variant>
        <vt:i4>1179704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_Toc140582160</vt:lpwstr>
      </vt:variant>
      <vt:variant>
        <vt:i4>1114168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_Toc140582159</vt:lpwstr>
      </vt:variant>
      <vt:variant>
        <vt:i4>1114168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_Toc140582158</vt:lpwstr>
      </vt:variant>
      <vt:variant>
        <vt:i4>1114168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_Toc140582157</vt:lpwstr>
      </vt:variant>
      <vt:variant>
        <vt:i4>1114168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_Toc140582156</vt:lpwstr>
      </vt:variant>
      <vt:variant>
        <vt:i4>1114168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_Toc140582155</vt:lpwstr>
      </vt:variant>
      <vt:variant>
        <vt:i4>1114168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_Toc140582154</vt:lpwstr>
      </vt:variant>
      <vt:variant>
        <vt:i4>1114168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_Toc140582153</vt:lpwstr>
      </vt:variant>
      <vt:variant>
        <vt:i4>1114168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_Toc140582152</vt:lpwstr>
      </vt:variant>
      <vt:variant>
        <vt:i4>1114168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_Toc140582151</vt:lpwstr>
      </vt:variant>
      <vt:variant>
        <vt:i4>1114168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_Toc140582150</vt:lpwstr>
      </vt:variant>
      <vt:variant>
        <vt:i4>1048632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_Toc140582149</vt:lpwstr>
      </vt:variant>
      <vt:variant>
        <vt:i4>1048632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_Toc140582148</vt:lpwstr>
      </vt:variant>
      <vt:variant>
        <vt:i4>1048632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_Toc140582147</vt:lpwstr>
      </vt:variant>
      <vt:variant>
        <vt:i4>1048632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_Toc140582146</vt:lpwstr>
      </vt:variant>
      <vt:variant>
        <vt:i4>1048632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_Toc140582145</vt:lpwstr>
      </vt:variant>
      <vt:variant>
        <vt:i4>1048632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_Toc140582144</vt:lpwstr>
      </vt:variant>
      <vt:variant>
        <vt:i4>1048632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_Toc140582143</vt:lpwstr>
      </vt:variant>
      <vt:variant>
        <vt:i4>1048632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_Toc140582142</vt:lpwstr>
      </vt:variant>
      <vt:variant>
        <vt:i4>1048632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_Toc140582141</vt:lpwstr>
      </vt:variant>
      <vt:variant>
        <vt:i4>1048632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_Toc140582140</vt:lpwstr>
      </vt:variant>
      <vt:variant>
        <vt:i4>1507384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_Toc140582139</vt:lpwstr>
      </vt:variant>
      <vt:variant>
        <vt:i4>1507384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_Toc140582138</vt:lpwstr>
      </vt:variant>
      <vt:variant>
        <vt:i4>1507384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_Toc140582137</vt:lpwstr>
      </vt:variant>
      <vt:variant>
        <vt:i4>1507384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_Toc140582136</vt:lpwstr>
      </vt:variant>
      <vt:variant>
        <vt:i4>1507384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_Toc140582135</vt:lpwstr>
      </vt:variant>
      <vt:variant>
        <vt:i4>1507384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_Toc140582134</vt:lpwstr>
      </vt:variant>
      <vt:variant>
        <vt:i4>1507384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_Toc140582133</vt:lpwstr>
      </vt:variant>
      <vt:variant>
        <vt:i4>1507384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_Toc140582132</vt:lpwstr>
      </vt:variant>
      <vt:variant>
        <vt:i4>1507384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_Toc140582131</vt:lpwstr>
      </vt:variant>
      <vt:variant>
        <vt:i4>1507384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_Toc140582130</vt:lpwstr>
      </vt:variant>
      <vt:variant>
        <vt:i4>1441848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_Toc140582129</vt:lpwstr>
      </vt:variant>
      <vt:variant>
        <vt:i4>1441848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_Toc140582128</vt:lpwstr>
      </vt:variant>
      <vt:variant>
        <vt:i4>1441848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_Toc140582127</vt:lpwstr>
      </vt:variant>
      <vt:variant>
        <vt:i4>1441848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_Toc140582126</vt:lpwstr>
      </vt:variant>
      <vt:variant>
        <vt:i4>1441848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_Toc140582125</vt:lpwstr>
      </vt:variant>
      <vt:variant>
        <vt:i4>1441848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_Toc140582124</vt:lpwstr>
      </vt:variant>
      <vt:variant>
        <vt:i4>1441848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_Toc140582123</vt:lpwstr>
      </vt:variant>
      <vt:variant>
        <vt:i4>1441848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_Toc140582122</vt:lpwstr>
      </vt:variant>
      <vt:variant>
        <vt:i4>1441848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_Toc140582121</vt:lpwstr>
      </vt:variant>
      <vt:variant>
        <vt:i4>1441848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_Toc140582120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_Toc140582119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_Toc140582118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_Toc140582117</vt:lpwstr>
      </vt:variant>
      <vt:variant>
        <vt:i4>1376312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_Toc140582116</vt:lpwstr>
      </vt:variant>
      <vt:variant>
        <vt:i4>1376312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_Toc140582115</vt:lpwstr>
      </vt:variant>
      <vt:variant>
        <vt:i4>1376312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_Toc140582114</vt:lpwstr>
      </vt:variant>
      <vt:variant>
        <vt:i4>1376312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_Toc140582113</vt:lpwstr>
      </vt:variant>
      <vt:variant>
        <vt:i4>1376312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_Toc140582112</vt:lpwstr>
      </vt:variant>
      <vt:variant>
        <vt:i4>1376312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_Toc140582111</vt:lpwstr>
      </vt:variant>
      <vt:variant>
        <vt:i4>1376312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_Toc140582110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_Toc140582109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_Toc140582108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_Toc140582107</vt:lpwstr>
      </vt:variant>
      <vt:variant>
        <vt:i4>1310776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_Toc140582106</vt:lpwstr>
      </vt:variant>
      <vt:variant>
        <vt:i4>1310776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_Toc140582105</vt:lpwstr>
      </vt:variant>
      <vt:variant>
        <vt:i4>1310776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_Toc140582104</vt:lpwstr>
      </vt:variant>
      <vt:variant>
        <vt:i4>1310776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_Toc140582103</vt:lpwstr>
      </vt:variant>
      <vt:variant>
        <vt:i4>1310776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_Toc140582102</vt:lpwstr>
      </vt:variant>
      <vt:variant>
        <vt:i4>1310776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_Toc140582101</vt:lpwstr>
      </vt:variant>
      <vt:variant>
        <vt:i4>1310776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_Toc140582100</vt:lpwstr>
      </vt:variant>
      <vt:variant>
        <vt:i4>1900601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_Toc140582099</vt:lpwstr>
      </vt:variant>
      <vt:variant>
        <vt:i4>1900601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_Toc140582098</vt:lpwstr>
      </vt:variant>
      <vt:variant>
        <vt:i4>1900601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_Toc140582097</vt:lpwstr>
      </vt:variant>
      <vt:variant>
        <vt:i4>1900601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_Toc140582096</vt:lpwstr>
      </vt:variant>
      <vt:variant>
        <vt:i4>1900601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_Toc140582095</vt:lpwstr>
      </vt:variant>
      <vt:variant>
        <vt:i4>1900601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_Toc140582094</vt:lpwstr>
      </vt:variant>
      <vt:variant>
        <vt:i4>1900601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_Toc140582093</vt:lpwstr>
      </vt:variant>
      <vt:variant>
        <vt:i4>1900601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_Toc140582092</vt:lpwstr>
      </vt:variant>
      <vt:variant>
        <vt:i4>1900601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_Toc140582091</vt:lpwstr>
      </vt:variant>
      <vt:variant>
        <vt:i4>1900601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_Toc140582090</vt:lpwstr>
      </vt:variant>
      <vt:variant>
        <vt:i4>1835065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_Toc140582089</vt:lpwstr>
      </vt:variant>
      <vt:variant>
        <vt:i4>1835065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_Toc140582088</vt:lpwstr>
      </vt:variant>
      <vt:variant>
        <vt:i4>1835065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_Toc140582087</vt:lpwstr>
      </vt:variant>
      <vt:variant>
        <vt:i4>1835065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_Toc140582086</vt:lpwstr>
      </vt:variant>
      <vt:variant>
        <vt:i4>1835065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_Toc140582085</vt:lpwstr>
      </vt:variant>
      <vt:variant>
        <vt:i4>1835065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_Toc140582084</vt:lpwstr>
      </vt:variant>
      <vt:variant>
        <vt:i4>1835065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_Toc140582083</vt:lpwstr>
      </vt:variant>
      <vt:variant>
        <vt:i4>1835065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_Toc140582082</vt:lpwstr>
      </vt:variant>
      <vt:variant>
        <vt:i4>1835065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_Toc140582081</vt:lpwstr>
      </vt:variant>
      <vt:variant>
        <vt:i4>1835065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_Toc140582080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_Toc140582079</vt:lpwstr>
      </vt:variant>
      <vt:variant>
        <vt:i4>1245241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_Toc140582078</vt:lpwstr>
      </vt:variant>
      <vt:variant>
        <vt:i4>1245241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_Toc140582077</vt:lpwstr>
      </vt:variant>
      <vt:variant>
        <vt:i4>1245241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_Toc140582076</vt:lpwstr>
      </vt:variant>
      <vt:variant>
        <vt:i4>1245241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_Toc140582075</vt:lpwstr>
      </vt:variant>
      <vt:variant>
        <vt:i4>1245241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_Toc140582074</vt:lpwstr>
      </vt:variant>
      <vt:variant>
        <vt:i4>1245241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_Toc140582073</vt:lpwstr>
      </vt:variant>
      <vt:variant>
        <vt:i4>1245241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_Toc140582072</vt:lpwstr>
      </vt:variant>
      <vt:variant>
        <vt:i4>1245241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_Toc140582071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_Toc140582070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_Toc140582069</vt:lpwstr>
      </vt:variant>
      <vt:variant>
        <vt:i4>1179705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_Toc140582068</vt:lpwstr>
      </vt:variant>
      <vt:variant>
        <vt:i4>1179705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_Toc140582067</vt:lpwstr>
      </vt:variant>
      <vt:variant>
        <vt:i4>1179705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_Toc140582066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_Toc140582065</vt:lpwstr>
      </vt:variant>
      <vt:variant>
        <vt:i4>1179705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_Toc140582064</vt:lpwstr>
      </vt:variant>
      <vt:variant>
        <vt:i4>1179705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_Toc140582063</vt:lpwstr>
      </vt:variant>
      <vt:variant>
        <vt:i4>1179705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_Toc140582062</vt:lpwstr>
      </vt:variant>
      <vt:variant>
        <vt:i4>1179705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_Toc140582061</vt:lpwstr>
      </vt:variant>
      <vt:variant>
        <vt:i4>1179705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_Toc140582060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_Toc140582059</vt:lpwstr>
      </vt:variant>
      <vt:variant>
        <vt:i4>1114169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_Toc140582058</vt:lpwstr>
      </vt:variant>
      <vt:variant>
        <vt:i4>1114169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_Toc140582057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_Toc140582056</vt:lpwstr>
      </vt:variant>
      <vt:variant>
        <vt:i4>1114169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_Toc140582055</vt:lpwstr>
      </vt:variant>
      <vt:variant>
        <vt:i4>1114169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_Toc140582054</vt:lpwstr>
      </vt:variant>
      <vt:variant>
        <vt:i4>1114169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_Toc140582053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Counts (ADE)</dc:creator>
  <cp:keywords/>
  <dc:description/>
  <cp:lastModifiedBy>Amy Counts (ADE)</cp:lastModifiedBy>
  <cp:revision>2</cp:revision>
  <cp:lastPrinted>2023-06-07T16:00:00Z</cp:lastPrinted>
  <dcterms:created xsi:type="dcterms:W3CDTF">2023-09-19T23:50:00Z</dcterms:created>
  <dcterms:modified xsi:type="dcterms:W3CDTF">2023-09-19T23:50:00Z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0x010100C13C731A054326439A9D2FEFCF0664C3</vt:lpwstr>
  </property>
</Properties>
</file>